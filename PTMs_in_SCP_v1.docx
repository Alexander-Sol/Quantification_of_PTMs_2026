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F90C" w14:textId="00CB2E2F" w:rsidR="00481E3E" w:rsidRDefault="00481E3E" w:rsidP="006779BB">
      <w:pPr>
        <w:rPr>
          <w:sz w:val="32"/>
          <w:szCs w:val="32"/>
        </w:rPr>
      </w:pPr>
      <w:r>
        <w:rPr>
          <w:sz w:val="32"/>
          <w:szCs w:val="32"/>
        </w:rPr>
        <w:t xml:space="preserve">Improved </w:t>
      </w:r>
      <w:r w:rsidR="002505C8">
        <w:rPr>
          <w:sz w:val="32"/>
          <w:szCs w:val="32"/>
        </w:rPr>
        <w:t>discovery and quantification of post-translational modifications in single-cell proteomics</w:t>
      </w:r>
    </w:p>
    <w:p w14:paraId="2D707FC5" w14:textId="0AB12C0A" w:rsidR="007F5B40" w:rsidRDefault="007F5B40" w:rsidP="006779BB">
      <w:pPr>
        <w:rPr>
          <w:sz w:val="24"/>
          <w:vertAlign w:val="superscript"/>
        </w:rPr>
      </w:pPr>
      <w:r>
        <w:rPr>
          <w:sz w:val="24"/>
        </w:rPr>
        <w:t>Alexander J. Solivais</w:t>
      </w:r>
      <w:r>
        <w:rPr>
          <w:sz w:val="24"/>
          <w:vertAlign w:val="superscript"/>
        </w:rPr>
        <w:t>1</w:t>
      </w:r>
      <w:r>
        <w:rPr>
          <w:sz w:val="24"/>
        </w:rPr>
        <w:t>, Madeleine Hastings</w:t>
      </w:r>
      <w:r>
        <w:rPr>
          <w:sz w:val="24"/>
          <w:vertAlign w:val="superscript"/>
        </w:rPr>
        <w:t>1</w:t>
      </w:r>
      <w:r>
        <w:rPr>
          <w:sz w:val="24"/>
        </w:rPr>
        <w:t>, Lloyd M. Smith</w:t>
      </w:r>
      <w:r>
        <w:rPr>
          <w:sz w:val="24"/>
          <w:vertAlign w:val="superscript"/>
        </w:rPr>
        <w:t>1</w:t>
      </w:r>
    </w:p>
    <w:p w14:paraId="533AD3C2" w14:textId="77777777" w:rsidR="007F5B40" w:rsidRPr="007F5B40" w:rsidRDefault="007F5B40" w:rsidP="006779BB">
      <w:pPr>
        <w:spacing w:after="5" w:line="260" w:lineRule="auto"/>
        <w:ind w:right="496"/>
      </w:pPr>
      <w:r w:rsidRPr="007F5B40">
        <w:rPr>
          <w:vertAlign w:val="superscript"/>
        </w:rPr>
        <w:t>1</w:t>
      </w:r>
      <w:r w:rsidRPr="007F5B40">
        <w:t>Department of Chemistry, University of Wisconsin-Madison</w:t>
      </w:r>
    </w:p>
    <w:p w14:paraId="3271CFBA" w14:textId="77777777" w:rsidR="007F5B40" w:rsidRPr="007F5B40" w:rsidRDefault="007F5B40" w:rsidP="007F524D">
      <w:pPr>
        <w:rPr>
          <w:sz w:val="28"/>
          <w:szCs w:val="28"/>
        </w:rPr>
      </w:pPr>
    </w:p>
    <w:p w14:paraId="760F512B" w14:textId="5DB3790B" w:rsidR="003148A1" w:rsidRPr="00494BA3" w:rsidRDefault="003148A1">
      <w:r w:rsidRPr="00494BA3">
        <w:rPr>
          <w:b/>
          <w:bCs/>
        </w:rPr>
        <w:t>Keywords:</w:t>
      </w:r>
      <w:r w:rsidRPr="00494BA3">
        <w:t xml:space="preserve"> ALS, </w:t>
      </w:r>
      <w:r w:rsidR="005020C6">
        <w:rPr>
          <w:rFonts w:ascii="Aptos" w:hAnsi="Aptos"/>
          <w:color w:val="000000"/>
          <w:shd w:val="clear" w:color="auto" w:fill="FFFFFF"/>
        </w:rPr>
        <w:t>amyotrophic lateral sclerosis</w:t>
      </w:r>
      <w:r w:rsidR="005020C6">
        <w:t xml:space="preserve">, </w:t>
      </w:r>
      <w:r w:rsidRPr="00494BA3">
        <w:t>single-cell proteomics, post-translational modifications, motor neuron, PIP-ECHO, limpa, label-free quantification</w:t>
      </w:r>
    </w:p>
    <w:p w14:paraId="1539EFC6" w14:textId="41C7E7D1" w:rsidR="003965F3" w:rsidRPr="003C3B5F" w:rsidRDefault="005D671A">
      <w:pPr>
        <w:rPr>
          <w:b/>
          <w:bCs/>
          <w:u w:val="single"/>
        </w:rPr>
      </w:pPr>
      <w:r w:rsidRPr="003C3B5F">
        <w:rPr>
          <w:b/>
          <w:bCs/>
          <w:u w:val="single"/>
        </w:rPr>
        <w:t>Abstract</w:t>
      </w:r>
    </w:p>
    <w:p w14:paraId="0E8DD35F" w14:textId="52125C4D" w:rsidR="00472A2B" w:rsidRDefault="00472A2B" w:rsidP="00472A2B">
      <w:pPr>
        <w:jc w:val="both"/>
        <w:rPr>
          <w:rFonts w:ascii="Aptos" w:hAnsi="Aptos"/>
          <w:color w:val="212121"/>
        </w:rPr>
      </w:pPr>
      <w:r>
        <w:rPr>
          <w:rFonts w:ascii="Aptos" w:hAnsi="Aptos"/>
          <w:color w:val="212121"/>
        </w:rPr>
        <w:t>Single-cell proteomics (SCP) enables the analysis of thousands of proteins in single mammalian cells.  In contrast to single-cell RNAseq, SCP can detect and quantify peptides bearing post-translational modifications (PTMs).  However, quantitative SCP studies including such PTMs are uncommon. We present here a pipeline for the discovery and quantification of multiple PTMs in SCP.  Using the search engine MetaMorpheus and FlashLFQ + PIP-ECHO for quantification, we were able to detect a myriad of post-translationally modified peptides in a previously published SCP dataset of motor neurons from patients with amyotrophic lateral sclerosis (ALS) and healthy controls. We identified over 17,000 modified peptides, a 55% increase in the total number of peptides identified.  We were able to quantify over 5500 of these post-translationally modified peptides and found that over 200 of these peptides were differentially modified in ALS motor neurons compared to controls. These differentially modified peptides were associated with biological processes known to be dysregulated in ALS such as cytoskeletal regulation, myelin structure, and protein degradation. Importantly, we found that including modified peptides in the analysis substantially changes the set of proteins that are found to be differentially abundant.  This pipeline enables a more complete</w:t>
      </w:r>
      <w:r w:rsidR="006E2249">
        <w:rPr>
          <w:rFonts w:ascii="Aptos" w:hAnsi="Aptos"/>
          <w:color w:val="212121"/>
        </w:rPr>
        <w:t xml:space="preserve"> </w:t>
      </w:r>
      <w:r w:rsidR="00143985">
        <w:rPr>
          <w:rFonts w:ascii="Aptos" w:hAnsi="Aptos"/>
          <w:color w:val="212121"/>
        </w:rPr>
        <w:t xml:space="preserve">and accurate </w:t>
      </w:r>
      <w:r w:rsidR="006E2249">
        <w:rPr>
          <w:rFonts w:ascii="Aptos" w:hAnsi="Aptos"/>
          <w:color w:val="212121"/>
        </w:rPr>
        <w:t>quantitative</w:t>
      </w:r>
      <w:r>
        <w:rPr>
          <w:rFonts w:ascii="Aptos" w:hAnsi="Aptos"/>
          <w:color w:val="212121"/>
        </w:rPr>
        <w:t xml:space="preserve"> analysis of single-cell proteomics data.</w:t>
      </w:r>
    </w:p>
    <w:p w14:paraId="43D1E431" w14:textId="4D81D32E" w:rsidR="006538B4" w:rsidRDefault="006538B4" w:rsidP="00C0127D">
      <w:pPr>
        <w:jc w:val="both"/>
      </w:pPr>
      <w:r>
        <w:br w:type="page"/>
      </w:r>
    </w:p>
    <w:p w14:paraId="45BBB6CB" w14:textId="0952529F" w:rsidR="005D671A" w:rsidRPr="003C3B5F" w:rsidRDefault="005D671A">
      <w:pPr>
        <w:rPr>
          <w:b/>
          <w:bCs/>
          <w:u w:val="single"/>
        </w:rPr>
      </w:pPr>
      <w:r w:rsidRPr="003C3B5F">
        <w:rPr>
          <w:b/>
          <w:bCs/>
          <w:u w:val="single"/>
        </w:rPr>
        <w:lastRenderedPageBreak/>
        <w:t>Introduction</w:t>
      </w:r>
    </w:p>
    <w:p w14:paraId="38E9F331" w14:textId="1000A24D" w:rsidR="00F073AF" w:rsidRDefault="002813C7" w:rsidP="003075EF">
      <w:pPr>
        <w:jc w:val="both"/>
      </w:pPr>
      <w:r>
        <w:t>Single-cell proteomics</w:t>
      </w:r>
      <w:r w:rsidR="0079090F">
        <w:t xml:space="preserve"> </w:t>
      </w:r>
      <w:r w:rsidR="00DC0791">
        <w:t>using</w:t>
      </w:r>
      <w:r>
        <w:t xml:space="preserve"> </w:t>
      </w:r>
      <w:r w:rsidR="00DC0791">
        <w:t xml:space="preserve">liquid chromatography mass spectrometry (LCMS) </w:t>
      </w:r>
      <w:r w:rsidR="005E553A">
        <w:t xml:space="preserve">is an emerging </w:t>
      </w:r>
      <w:r w:rsidR="00905891">
        <w:t>technology</w:t>
      </w:r>
      <w:r w:rsidR="005E553A">
        <w:t xml:space="preserve"> that has been enabled by advances in instrumentation</w:t>
      </w:r>
      <w:r w:rsidR="001003EE">
        <w:t>, methodology, and data analysis</w:t>
      </w:r>
      <w:r w:rsidR="003F0638">
        <w:t xml:space="preserve"> [</w:t>
      </w:r>
      <w:r w:rsidR="003F0638" w:rsidRPr="003F0638">
        <w:rPr>
          <w:b/>
          <w:bCs/>
        </w:rPr>
        <w:t>40091206</w:t>
      </w:r>
      <w:r w:rsidR="003F0638">
        <w:rPr>
          <w:b/>
          <w:bCs/>
        </w:rPr>
        <w:t>]</w:t>
      </w:r>
      <w:r w:rsidR="001003EE">
        <w:t>.</w:t>
      </w:r>
      <w:r w:rsidR="0079090F">
        <w:t xml:space="preserve"> </w:t>
      </w:r>
      <w:r w:rsidR="00925EFB">
        <w:t>I</w:t>
      </w:r>
      <w:r w:rsidR="004277E0">
        <w:t xml:space="preserve">nterrogating </w:t>
      </w:r>
      <w:r w:rsidR="00290A65">
        <w:t>biology</w:t>
      </w:r>
      <w:r w:rsidR="004277E0">
        <w:t xml:space="preserve"> </w:t>
      </w:r>
      <w:r w:rsidR="00925EFB">
        <w:t>at the level of the single cell</w:t>
      </w:r>
      <w:r w:rsidR="00290A65">
        <w:t xml:space="preserve"> has advanced our understanding of developmental biology, </w:t>
      </w:r>
      <w:r w:rsidR="00881D5A">
        <w:t>rare cell types, and disease pathology</w:t>
      </w:r>
      <w:r w:rsidR="00A92B2D">
        <w:t xml:space="preserve">. </w:t>
      </w:r>
      <w:r w:rsidR="008C63D0">
        <w:t xml:space="preserve">Mass spectrometry-based single-cell proteomics (SCP) </w:t>
      </w:r>
      <w:r w:rsidR="0086614A">
        <w:t xml:space="preserve">offers two major advantages over single-cell RNA sequencing technologies: </w:t>
      </w:r>
      <w:r w:rsidR="00F87478">
        <w:t xml:space="preserve">Direct interrogation of protein </w:t>
      </w:r>
      <w:r w:rsidR="00080763">
        <w:t xml:space="preserve">abundance, which </w:t>
      </w:r>
      <w:r w:rsidR="00F073AF">
        <w:t>displays a variable relationship to transcript abundance [</w:t>
      </w:r>
      <w:r w:rsidR="00BC1090">
        <w:t xml:space="preserve">cite </w:t>
      </w:r>
      <w:r w:rsidR="00F073AF">
        <w:t>Slavov SILAC paper], and the ability to detect protein processing events such as proteolytic cleavage or post-translational modifications (PTMs).</w:t>
      </w:r>
    </w:p>
    <w:p w14:paraId="5AAAF554" w14:textId="75B615F3" w:rsidR="00A64333" w:rsidRDefault="00E3679D" w:rsidP="00A64333">
      <w:pPr>
        <w:jc w:val="both"/>
      </w:pPr>
      <w:commentRangeStart w:id="0"/>
      <w:r>
        <w:t xml:space="preserve">Previous work </w:t>
      </w:r>
      <w:r w:rsidR="00F07E89">
        <w:t>has demonstrated that PTM</w:t>
      </w:r>
      <w:r w:rsidR="00A64333">
        <w:t>s</w:t>
      </w:r>
      <w:r w:rsidR="00F07E89">
        <w:t xml:space="preserve"> can be reliably detected </w:t>
      </w:r>
      <w:r w:rsidR="003C13CA">
        <w:t xml:space="preserve">by SCP </w:t>
      </w:r>
      <w:r w:rsidR="003965F3" w:rsidRPr="003C13CA">
        <w:t>[39030393</w:t>
      </w:r>
      <w:r w:rsidR="003C13CA" w:rsidRPr="003C13CA">
        <w:t xml:space="preserve">, </w:t>
      </w:r>
      <w:r w:rsidR="003965F3" w:rsidRPr="003C13CA">
        <w:t>36433961].</w:t>
      </w:r>
      <w:r w:rsidR="00A64333">
        <w:t xml:space="preserve"> </w:t>
      </w:r>
      <w:r w:rsidR="003C13CA">
        <w:t xml:space="preserve">However, quantitative analysis of </w:t>
      </w:r>
      <w:r w:rsidR="00A64333">
        <w:t>P</w:t>
      </w:r>
      <w:r w:rsidR="003C13CA">
        <w:t>TM</w:t>
      </w:r>
      <w:r w:rsidR="00A64333">
        <w:t>s</w:t>
      </w:r>
      <w:r w:rsidR="003C13CA">
        <w:t xml:space="preserve"> </w:t>
      </w:r>
      <w:r w:rsidR="00A64333">
        <w:t>is rarely done in SCP.</w:t>
      </w:r>
      <w:r w:rsidR="007704B4">
        <w:t xml:space="preserve"> Many commonly used informatics approaches are not amenable to PTM discovery and so ignore the vast majority of the 400 different PTMs that are known to regulate protein function. Additionally, the </w:t>
      </w:r>
      <w:r w:rsidR="00A64333">
        <w:t xml:space="preserve">quantification of PTMs is much more difficult than the quantification of proteins. In bottom-up proteomics, proteins are enzymatically digested into peptides prior to analysis. Multiple unique peptides are required to confidently identify a protein, and the intensities of these different peptides are combined to determine protein abundance. In contrast, most post-translational modifications are identified based on a single peptide. Therefore, quantitative analysis of PTMs requires precise and accurate peptide-level quantification. </w:t>
      </w:r>
    </w:p>
    <w:p w14:paraId="0A97B77C" w14:textId="0A1F797C" w:rsidR="006E075D" w:rsidRDefault="00A64333" w:rsidP="00606F9F">
      <w:pPr>
        <w:jc w:val="both"/>
      </w:pPr>
      <w:commentRangeStart w:id="1"/>
      <w:commentRangeStart w:id="2"/>
      <w:r>
        <w:t xml:space="preserve">Our recently developed tool for label-free quantification of proteomics data, FlashLFQ + PIP-ECHO, demonstrated outstanding </w:t>
      </w:r>
      <w:r w:rsidR="006E075D">
        <w:t>precision</w:t>
      </w:r>
      <w:r>
        <w:t xml:space="preserve"> when performing peptide-level quantification, outperforming other state-of-the-art tools by a wide margin. </w:t>
      </w:r>
      <w:r w:rsidR="007704B4">
        <w:t xml:space="preserve">Armed with this new capability to accurately quantify </w:t>
      </w:r>
      <w:r w:rsidR="00143B78">
        <w:t>individual peptides</w:t>
      </w:r>
      <w:r w:rsidR="007704B4">
        <w:t>, we s</w:t>
      </w:r>
      <w:r w:rsidR="00606F9F">
        <w:t xml:space="preserve">how </w:t>
      </w:r>
      <w:r w:rsidR="00314778">
        <w:t xml:space="preserve">here </w:t>
      </w:r>
      <w:r w:rsidR="00606F9F">
        <w:t>that it is possible</w:t>
      </w:r>
      <w:r w:rsidR="00143B78">
        <w:t xml:space="preserve"> </w:t>
      </w:r>
      <w:r w:rsidR="00606F9F">
        <w:t>to</w:t>
      </w:r>
      <w:r w:rsidR="00143B78">
        <w:t xml:space="preserve"> identify PTMs </w:t>
      </w:r>
      <w:r w:rsidR="00314778">
        <w:t xml:space="preserve">in SCP </w:t>
      </w:r>
      <w:r w:rsidR="00143B78">
        <w:t>that are correlated with disease pathology.</w:t>
      </w:r>
      <w:r w:rsidR="003200CE">
        <w:t xml:space="preserve"> In addition, we show that considering modified peptides </w:t>
      </w:r>
      <w:r w:rsidR="006E075D">
        <w:t xml:space="preserve"> </w:t>
      </w:r>
      <w:commentRangeEnd w:id="1"/>
      <w:r w:rsidR="00DF66D3">
        <w:rPr>
          <w:rStyle w:val="CommentReference"/>
          <w:sz w:val="22"/>
          <w:szCs w:val="22"/>
        </w:rPr>
        <w:commentReference w:id="1"/>
      </w:r>
      <w:commentRangeEnd w:id="2"/>
      <w:r w:rsidR="00BB1EF4">
        <w:rPr>
          <w:rStyle w:val="CommentReference"/>
          <w:sz w:val="22"/>
          <w:szCs w:val="22"/>
        </w:rPr>
        <w:commentReference w:id="2"/>
      </w:r>
      <w:r w:rsidR="003200CE">
        <w:t>when performing protein quantification substantially changes which proteins are found to be differentially abundant.</w:t>
      </w:r>
    </w:p>
    <w:commentRangeEnd w:id="0"/>
    <w:p w14:paraId="51D39DEF" w14:textId="7210FC0D" w:rsidR="00272D72" w:rsidRDefault="00C74488" w:rsidP="003075EF">
      <w:pPr>
        <w:jc w:val="both"/>
      </w:pPr>
      <w:r>
        <w:rPr>
          <w:rStyle w:val="CommentReference"/>
          <w:sz w:val="22"/>
          <w:szCs w:val="22"/>
        </w:rPr>
        <w:commentReference w:id="0"/>
      </w:r>
      <w:r w:rsidR="006E075D">
        <w:t xml:space="preserve">To </w:t>
      </w:r>
      <w:r w:rsidR="008C78C3">
        <w:t xml:space="preserve">evaluate </w:t>
      </w:r>
      <w:r w:rsidR="006E075D">
        <w:t xml:space="preserve">this, we </w:t>
      </w:r>
      <w:r w:rsidR="00606F9F">
        <w:t xml:space="preserve">analyzed </w:t>
      </w:r>
      <w:r w:rsidR="006E075D">
        <w:t xml:space="preserve">a </w:t>
      </w:r>
      <w:r w:rsidR="00606F9F" w:rsidRPr="00494BA3">
        <w:t xml:space="preserve">previously </w:t>
      </w:r>
      <w:r w:rsidR="00606F9F">
        <w:t xml:space="preserve">published </w:t>
      </w:r>
      <w:r w:rsidR="00606F9F" w:rsidRPr="00494BA3">
        <w:t xml:space="preserve">single-cell </w:t>
      </w:r>
      <w:r w:rsidR="0011600E">
        <w:t xml:space="preserve">proteomics </w:t>
      </w:r>
      <w:r w:rsidR="00606F9F" w:rsidRPr="00494BA3">
        <w:t xml:space="preserve">dataset </w:t>
      </w:r>
      <w:commentRangeStart w:id="3"/>
      <w:r w:rsidR="00F623B5">
        <w:t>for</w:t>
      </w:r>
      <w:commentRangeEnd w:id="3"/>
      <w:r w:rsidR="00F623B5" w:rsidRPr="00494BA3">
        <w:rPr>
          <w:rStyle w:val="CommentReference"/>
          <w:sz w:val="22"/>
          <w:szCs w:val="22"/>
        </w:rPr>
        <w:commentReference w:id="3"/>
      </w:r>
      <w:r w:rsidR="00606F9F" w:rsidRPr="00494BA3">
        <w:t xml:space="preserve"> motor-neurons obtained from post-mortem </w:t>
      </w:r>
      <w:r w:rsidR="00922674" w:rsidRPr="00494BA3">
        <w:t>spinal cord</w:t>
      </w:r>
      <w:r w:rsidR="00606F9F" w:rsidRPr="00494BA3">
        <w:t xml:space="preserve"> of ALS patients and healthy controls</w:t>
      </w:r>
      <w:r w:rsidR="006E075D">
        <w:t xml:space="preserve">. </w:t>
      </w:r>
      <w:r w:rsidR="00B522C5" w:rsidRPr="00AE7542">
        <w:t xml:space="preserve">ALS is a progressive </w:t>
      </w:r>
      <w:r w:rsidR="00FF015D">
        <w:t>neuro</w:t>
      </w:r>
      <w:r w:rsidR="00B522C5" w:rsidRPr="00AE7542">
        <w:t>degenerative disease marked by selective loss of motor neurons</w:t>
      </w:r>
      <w:r w:rsidR="003431E7">
        <w:t xml:space="preserve"> (MNs)</w:t>
      </w:r>
      <w:r w:rsidR="00B522C5" w:rsidRPr="00AE7542">
        <w:t>: nerve cells in the brain and spinal cord that control voluntary muscle movement and respiration.</w:t>
      </w:r>
      <w:r w:rsidR="00F623B5">
        <w:t xml:space="preserve"> Specific, motor-neuron-targeted biomarkers could be valuable for</w:t>
      </w:r>
      <w:r w:rsidR="00B522C5">
        <w:t xml:space="preserve"> </w:t>
      </w:r>
      <w:r w:rsidR="00B522C5" w:rsidRPr="00AE7542">
        <w:t>early diagnosis</w:t>
      </w:r>
      <w:r w:rsidR="00F623B5">
        <w:t xml:space="preserve"> </w:t>
      </w:r>
      <w:r w:rsidR="00B522C5" w:rsidRPr="00AE7542">
        <w:t>and therapeutic evaluation in ALS.</w:t>
      </w:r>
      <w:r w:rsidR="00B522C5">
        <w:t xml:space="preserve"> </w:t>
      </w:r>
      <w:r w:rsidR="006E075D">
        <w:t xml:space="preserve">Previous research has identified ALS-induced changes in cellular function that are </w:t>
      </w:r>
      <w:r w:rsidR="00F9314B">
        <w:t>correlated with</w:t>
      </w:r>
      <w:r w:rsidR="006E075D">
        <w:t xml:space="preserve"> post-translational modifications such as acetylation, p</w:t>
      </w:r>
      <w:r w:rsidR="00B522C5">
        <w:t xml:space="preserve">hosphorylation, </w:t>
      </w:r>
      <w:r w:rsidR="00FF015D">
        <w:t>glycation</w:t>
      </w:r>
      <w:r w:rsidR="00B522C5">
        <w:t>, and citrullination. [</w:t>
      </w:r>
      <w:hyperlink r:id="rId15" w:history="1">
        <w:r w:rsidR="00B522C5" w:rsidRPr="00AE7542">
          <w:rPr>
            <w:rStyle w:val="Hyperlink"/>
          </w:rPr>
          <w:t>39712644</w:t>
        </w:r>
      </w:hyperlink>
      <w:r w:rsidR="00B522C5">
        <w:t xml:space="preserve">, </w:t>
      </w:r>
      <w:r w:rsidR="00B522C5" w:rsidRPr="006E075D">
        <w:t>36076282</w:t>
      </w:r>
      <w:r w:rsidR="00B522C5">
        <w:t xml:space="preserve">]  </w:t>
      </w:r>
      <w:commentRangeStart w:id="4"/>
      <w:commentRangeStart w:id="5"/>
      <w:r w:rsidR="00B522C5">
        <w:t>E</w:t>
      </w:r>
      <w:r w:rsidR="00B522C5" w:rsidRPr="00AE7542">
        <w:t>lucidating</w:t>
      </w:r>
      <w:commentRangeEnd w:id="4"/>
      <w:r w:rsidR="005F09C0" w:rsidRPr="00AE7542">
        <w:rPr>
          <w:rStyle w:val="CommentReference"/>
          <w:sz w:val="22"/>
          <w:szCs w:val="22"/>
        </w:rPr>
        <w:commentReference w:id="4"/>
      </w:r>
      <w:commentRangeEnd w:id="5"/>
      <w:r w:rsidR="006C2DC2" w:rsidRPr="00AE7542">
        <w:rPr>
          <w:rStyle w:val="CommentReference"/>
          <w:sz w:val="22"/>
          <w:szCs w:val="22"/>
        </w:rPr>
        <w:commentReference w:id="5"/>
      </w:r>
      <w:r w:rsidR="00B522C5" w:rsidRPr="00AE7542">
        <w:t xml:space="preserve"> the </w:t>
      </w:r>
      <w:r w:rsidR="00B522C5">
        <w:t>pathophysiology of ALS</w:t>
      </w:r>
      <w:r w:rsidR="00B522C5" w:rsidRPr="00AE7542">
        <w:t xml:space="preserve">, including PTM-based dysregulation, </w:t>
      </w:r>
      <w:r w:rsidR="00B522C5">
        <w:t xml:space="preserve">is </w:t>
      </w:r>
      <w:r w:rsidR="00B522C5" w:rsidRPr="00AE7542">
        <w:t xml:space="preserve"> essential for biomarker discovery and disease mechanism understanding </w:t>
      </w:r>
      <w:r w:rsidR="004322AA" w:rsidRPr="006E075D">
        <w:t>[38183652].</w:t>
      </w:r>
    </w:p>
    <w:p w14:paraId="3456F4D9" w14:textId="2E7B67E0" w:rsidR="006E075D" w:rsidRDefault="006E075D" w:rsidP="003075EF">
      <w:pPr>
        <w:jc w:val="both"/>
      </w:pPr>
      <w:r>
        <w:t xml:space="preserve">We used </w:t>
      </w:r>
      <w:r w:rsidRPr="009010EE">
        <w:t>MetaMorpheus, a database search engine optimized for the detection of PTMs</w:t>
      </w:r>
      <w:r w:rsidR="000A207A">
        <w:t>,</w:t>
      </w:r>
      <w:r>
        <w:t xml:space="preserve"> and </w:t>
      </w:r>
      <w:r w:rsidR="000A207A">
        <w:t xml:space="preserve"> FlashLFQ + PIP-ECHO</w:t>
      </w:r>
      <w:r w:rsidR="0009491F">
        <w:t>,</w:t>
      </w:r>
      <w:r w:rsidR="000A207A">
        <w:t xml:space="preserve"> </w:t>
      </w:r>
      <w:r>
        <w:t>to detect and quantify modified (and unmodified) peptides in the ALS dataset</w:t>
      </w:r>
      <w:r w:rsidR="0054057E">
        <w:t>[cite gptmd]</w:t>
      </w:r>
      <w:r>
        <w:t xml:space="preserve">. </w:t>
      </w:r>
      <w:r w:rsidR="002503B4">
        <w:t>FlashLFQ + PIP-ECHO</w:t>
      </w:r>
      <w:r>
        <w:t>’s high precision in peptide-level quantification is enabled by controlling the false-discover</w:t>
      </w:r>
      <w:r w:rsidR="0085054F">
        <w:t>y</w:t>
      </w:r>
      <w:r>
        <w:t xml:space="preserve"> rate of </w:t>
      </w:r>
      <w:r w:rsidR="002503B4">
        <w:t>peptide-identity-propagation</w:t>
      </w:r>
      <w:r>
        <w:t xml:space="preserve"> (PIP)</w:t>
      </w:r>
      <w:r w:rsidR="0054057E">
        <w:t>[cite pip-echo]</w:t>
      </w:r>
      <w:r w:rsidR="002503B4">
        <w:t xml:space="preserve">. </w:t>
      </w:r>
      <w:r w:rsidR="00DF66D3">
        <w:t>PIP</w:t>
      </w:r>
      <w:r w:rsidR="00446E70">
        <w:t>, also known as Match-Between-Runs,</w:t>
      </w:r>
      <w:r w:rsidR="00DF66D3">
        <w:t xml:space="preserve"> identifies and quantifies peptides that were</w:t>
      </w:r>
      <w:r w:rsidR="00F450A7">
        <w:t xml:space="preserve"> </w:t>
      </w:r>
      <w:r w:rsidR="00DF66D3">
        <w:t>n</w:t>
      </w:r>
      <w:r w:rsidR="00F450A7">
        <w:t>o</w:t>
      </w:r>
      <w:r w:rsidR="00DF66D3">
        <w:t>t selected for MS2 fragmentation</w:t>
      </w:r>
      <w:r w:rsidR="003C045D">
        <w:t xml:space="preserve"> </w:t>
      </w:r>
      <w:r w:rsidR="001D729A">
        <w:t>in</w:t>
      </w:r>
      <w:r w:rsidR="003C045D">
        <w:t xml:space="preserve"> </w:t>
      </w:r>
      <w:commentRangeStart w:id="6"/>
      <w:commentRangeStart w:id="7"/>
      <w:commentRangeStart w:id="8"/>
      <w:r w:rsidR="003C045D">
        <w:t>some</w:t>
      </w:r>
      <w:commentRangeEnd w:id="6"/>
      <w:r w:rsidR="00EE04CE">
        <w:rPr>
          <w:rStyle w:val="CommentReference"/>
          <w:sz w:val="22"/>
          <w:szCs w:val="22"/>
        </w:rPr>
        <w:commentReference w:id="6"/>
      </w:r>
      <w:commentRangeEnd w:id="7"/>
      <w:r w:rsidR="008557BB">
        <w:rPr>
          <w:rStyle w:val="CommentReference"/>
          <w:sz w:val="22"/>
          <w:szCs w:val="22"/>
        </w:rPr>
        <w:commentReference w:id="7"/>
      </w:r>
      <w:commentRangeEnd w:id="8"/>
      <w:r w:rsidR="003B54DE">
        <w:rPr>
          <w:rStyle w:val="CommentReference"/>
          <w:sz w:val="22"/>
          <w:szCs w:val="22"/>
        </w:rPr>
        <w:commentReference w:id="8"/>
      </w:r>
      <w:r w:rsidR="003C045D">
        <w:t xml:space="preserve"> samples</w:t>
      </w:r>
      <w:r w:rsidR="00DF66D3">
        <w:t>, thereb</w:t>
      </w:r>
      <w:r w:rsidR="00DF66D3" w:rsidRPr="00B107E8">
        <w:t>y reducing t</w:t>
      </w:r>
      <w:r w:rsidR="00DF66D3">
        <w:t xml:space="preserve">he </w:t>
      </w:r>
      <w:r w:rsidR="00DF66D3" w:rsidRPr="00D64FED">
        <w:t xml:space="preserve">number of missing values in the quantitative </w:t>
      </w:r>
      <w:r w:rsidR="00DF66D3" w:rsidRPr="00D64FED">
        <w:lastRenderedPageBreak/>
        <w:t xml:space="preserve">data. </w:t>
      </w:r>
      <w:r w:rsidRPr="00D64FED">
        <w:t xml:space="preserve">PIP is </w:t>
      </w:r>
      <w:r w:rsidR="00FF015D" w:rsidRPr="00D64FED">
        <w:t>frequently</w:t>
      </w:r>
      <w:r w:rsidRPr="00D64FED">
        <w:t xml:space="preserve"> used in </w:t>
      </w:r>
      <w:r w:rsidR="00FF015D" w:rsidRPr="00D64FED">
        <w:t>bulk</w:t>
      </w:r>
      <w:r w:rsidRPr="00D64FED">
        <w:t xml:space="preserve"> proteomics experiments</w:t>
      </w:r>
      <w:r w:rsidR="00DF66D3" w:rsidRPr="00D64FED">
        <w:t xml:space="preserve"> and </w:t>
      </w:r>
      <w:r w:rsidR="00FF015D" w:rsidRPr="00D64FED">
        <w:t>commonly</w:t>
      </w:r>
      <w:r w:rsidR="00DF66D3" w:rsidRPr="00D64FED">
        <w:t xml:space="preserve"> account</w:t>
      </w:r>
      <w:r w:rsidR="00046315" w:rsidRPr="00D64FED">
        <w:t>s</w:t>
      </w:r>
      <w:r w:rsidR="00DF66D3" w:rsidRPr="00D64FED">
        <w:t xml:space="preserve"> for </w:t>
      </w:r>
      <w:r w:rsidR="00046315" w:rsidRPr="00D64FED">
        <w:t>as many as</w:t>
      </w:r>
      <w:r w:rsidR="00DF66D3" w:rsidRPr="00D64FED">
        <w:t xml:space="preserve"> 40% of all reported quantitative values</w:t>
      </w:r>
      <w:r w:rsidR="0081172B" w:rsidRPr="00D64FED">
        <w:t xml:space="preserve">. </w:t>
      </w:r>
      <w:r w:rsidR="00DF66D3" w:rsidRPr="00D64FED">
        <w:t xml:space="preserve"> </w:t>
      </w:r>
      <w:r w:rsidR="00FF015D" w:rsidRPr="00D64FED">
        <w:t>PIP</w:t>
      </w:r>
      <w:r w:rsidR="00DF66D3" w:rsidRPr="00D64FED">
        <w:t xml:space="preserve"> is even more important in SCP, </w:t>
      </w:r>
      <w:r w:rsidR="00DD1AEB" w:rsidRPr="00D64FED">
        <w:t xml:space="preserve">where </w:t>
      </w:r>
      <w:r w:rsidR="00DF66D3" w:rsidRPr="00D64FED">
        <w:t>the limited sample amounts make missing values much more common</w:t>
      </w:r>
      <w:r w:rsidRPr="00D64FED">
        <w:t>. The PIP-ECHO algorithm</w:t>
      </w:r>
      <w:r w:rsidR="00343DDD" w:rsidRPr="0062015C">
        <w:t xml:space="preserve"> – where ECHO stands for Error Control through Hybrid cOmpetion – </w:t>
      </w:r>
      <w:r w:rsidRPr="00D64FED">
        <w:t>assigns a confidence level to each PIP identification</w:t>
      </w:r>
      <w:r w:rsidR="00FF015D" w:rsidRPr="00D64FED">
        <w:t xml:space="preserve"> and filters</w:t>
      </w:r>
      <w:r w:rsidRPr="00D64FED">
        <w:t xml:space="preserve"> out all those that </w:t>
      </w:r>
      <w:r w:rsidR="005F29AF" w:rsidRPr="00D64FED">
        <w:t xml:space="preserve">do </w:t>
      </w:r>
      <w:commentRangeStart w:id="9"/>
      <w:r w:rsidR="005F29AF" w:rsidRPr="00D64FED">
        <w:t>not</w:t>
      </w:r>
      <w:commentRangeEnd w:id="9"/>
      <w:r w:rsidR="002944B0" w:rsidRPr="00D64FED">
        <w:rPr>
          <w:rStyle w:val="CommentReference"/>
          <w:sz w:val="22"/>
          <w:szCs w:val="22"/>
        </w:rPr>
        <w:commentReference w:id="9"/>
      </w:r>
      <w:r w:rsidR="005F29AF" w:rsidRPr="00D64FED">
        <w:t xml:space="preserve"> </w:t>
      </w:r>
      <w:r w:rsidRPr="00D64FED">
        <w:t xml:space="preserve">reach a pre-specified </w:t>
      </w:r>
      <w:r w:rsidR="00D64FED" w:rsidRPr="0062015C">
        <w:t xml:space="preserve">confidence </w:t>
      </w:r>
      <w:r w:rsidRPr="00D64FED">
        <w:t>threshold</w:t>
      </w:r>
      <w:r w:rsidR="00D64FED" w:rsidRPr="0062015C">
        <w:t xml:space="preserve"> in order</w:t>
      </w:r>
      <w:r w:rsidR="0046446E" w:rsidRPr="00D64FED">
        <w:t xml:space="preserve"> to control the number of erroneous</w:t>
      </w:r>
      <w:r w:rsidR="00D64FED" w:rsidRPr="0062015C">
        <w:t xml:space="preserve"> PIP</w:t>
      </w:r>
      <w:r w:rsidR="0046446E" w:rsidRPr="00D64FED">
        <w:t xml:space="preserve"> identifications</w:t>
      </w:r>
      <w:r w:rsidRPr="00D64FED">
        <w:t>.  This filtering strategy</w:t>
      </w:r>
      <w:r w:rsidR="002503B4" w:rsidRPr="00D64FED">
        <w:t xml:space="preserve"> increase</w:t>
      </w:r>
      <w:r w:rsidR="00A909DF" w:rsidRPr="00D64FED">
        <w:t>s</w:t>
      </w:r>
      <w:r w:rsidR="002503B4" w:rsidRPr="00D64FED">
        <w:t xml:space="preserve"> quantitative precision, </w:t>
      </w:r>
      <w:r w:rsidR="009B52DB" w:rsidRPr="00D64FED">
        <w:t xml:space="preserve">but because low-confidence PIP identifications are removed, the number of missing values </w:t>
      </w:r>
      <w:r w:rsidR="00D64FED" w:rsidRPr="0062015C">
        <w:t xml:space="preserve">is </w:t>
      </w:r>
      <w:r w:rsidR="009B52DB" w:rsidRPr="00D64FED">
        <w:t>greater than</w:t>
      </w:r>
      <w:r w:rsidR="0046446E" w:rsidRPr="00D64FED">
        <w:t xml:space="preserve"> if</w:t>
      </w:r>
      <w:r w:rsidR="009B52DB" w:rsidRPr="00D64FED">
        <w:t xml:space="preserve"> a </w:t>
      </w:r>
      <w:r w:rsidR="0046446E" w:rsidRPr="00D64FED">
        <w:t xml:space="preserve">more </w:t>
      </w:r>
      <w:r w:rsidR="00993F74">
        <w:t>liberal</w:t>
      </w:r>
      <w:r w:rsidR="0046446E" w:rsidRPr="00D64FED">
        <w:t xml:space="preserve"> PIP algorithm was employed</w:t>
      </w:r>
      <w:r w:rsidR="00E77499" w:rsidRPr="00D64FED">
        <w:t>.</w:t>
      </w:r>
    </w:p>
    <w:p w14:paraId="6CD3F636" w14:textId="59FF3B15" w:rsidR="007F524D" w:rsidRDefault="002503B4" w:rsidP="003075EF">
      <w:pPr>
        <w:jc w:val="both"/>
      </w:pPr>
      <w:r>
        <w:t xml:space="preserve"> </w:t>
      </w:r>
      <w:r w:rsidR="006E075D">
        <w:t xml:space="preserve">Limpa is a recently published tool </w:t>
      </w:r>
      <w:r w:rsidR="00DF66D3">
        <w:t xml:space="preserve">for differential abundance analysis </w:t>
      </w:r>
      <w:r w:rsidR="009E345D">
        <w:t xml:space="preserve">(DAA) </w:t>
      </w:r>
      <w:r w:rsidR="00877F0C">
        <w:t xml:space="preserve">in </w:t>
      </w:r>
      <w:r w:rsidR="00DF66D3">
        <w:t>proteomics experiments</w:t>
      </w:r>
      <w:r w:rsidR="0054057E">
        <w:t>[cite]</w:t>
      </w:r>
      <w:r w:rsidR="00DF66D3">
        <w:t>. Limp</w:t>
      </w:r>
      <w:r w:rsidR="004C536B">
        <w:t>a</w:t>
      </w:r>
      <w:r w:rsidR="00DF66D3">
        <w:t xml:space="preserve"> </w:t>
      </w:r>
      <w:r w:rsidR="006E075D">
        <w:t>adapts the popular tool limma, which is used for differential expression analysis of RNA-Seq data, to proteomics data. Limpa employs a</w:t>
      </w:r>
      <w:r>
        <w:t xml:space="preserve"> novel strategy to deal with missing values </w:t>
      </w:r>
      <w:r w:rsidR="006E075D">
        <w:t>in proteomics data</w:t>
      </w:r>
      <w:r>
        <w:t xml:space="preserve">. </w:t>
      </w:r>
      <w:r w:rsidR="00DF66D3">
        <w:t>It determines t</w:t>
      </w:r>
      <w:r>
        <w:t>he relationship between</w:t>
      </w:r>
      <w:r w:rsidR="00DF66D3">
        <w:t xml:space="preserve"> peptide</w:t>
      </w:r>
      <w:r>
        <w:t xml:space="preserve"> detectability</w:t>
      </w:r>
      <w:r w:rsidR="00FF015D">
        <w:t xml:space="preserve"> –</w:t>
      </w:r>
      <w:r w:rsidR="00DF66D3">
        <w:t xml:space="preserve"> </w:t>
      </w:r>
      <w:r w:rsidR="00CC48CB">
        <w:t xml:space="preserve">which affects </w:t>
      </w:r>
      <w:r w:rsidR="00DF66D3">
        <w:t xml:space="preserve">how frequently </w:t>
      </w:r>
      <w:r w:rsidR="004C536B">
        <w:t xml:space="preserve">the peptide </w:t>
      </w:r>
      <w:r w:rsidR="00DF66D3">
        <w:t>is observed</w:t>
      </w:r>
      <w:r w:rsidR="00FF015D">
        <w:t xml:space="preserve"> – </w:t>
      </w:r>
      <w:r>
        <w:t xml:space="preserve">and </w:t>
      </w:r>
      <w:r w:rsidR="00DF66D3">
        <w:t xml:space="preserve">peptide </w:t>
      </w:r>
      <w:r>
        <w:t>intensity</w:t>
      </w:r>
      <w:r w:rsidR="00DF66D3">
        <w:t>. This relationship</w:t>
      </w:r>
      <w:r w:rsidR="00833897">
        <w:t xml:space="preserve"> is used to impute missing peptide intensity values, and those imputed values, along with the</w:t>
      </w:r>
      <w:r w:rsidR="00DF66D3">
        <w:t>ir</w:t>
      </w:r>
      <w:r w:rsidR="00833897">
        <w:t xml:space="preserve"> associated uncertaint</w:t>
      </w:r>
      <w:r w:rsidR="000571A8">
        <w:t>ies</w:t>
      </w:r>
      <w:r w:rsidR="00833897">
        <w:t>, are leveraged to</w:t>
      </w:r>
      <w:r w:rsidR="00FF015D">
        <w:t xml:space="preserve"> calculate relative protein abundance and</w:t>
      </w:r>
      <w:r w:rsidR="00833897">
        <w:t xml:space="preserve"> perform </w:t>
      </w:r>
      <w:r w:rsidR="00F54E61">
        <w:t>differential expression analysis (</w:t>
      </w:r>
      <w:r w:rsidR="00833897">
        <w:t>DEA</w:t>
      </w:r>
      <w:r w:rsidR="00F54E61">
        <w:t>)</w:t>
      </w:r>
      <w:r w:rsidR="00833897">
        <w:t>.</w:t>
      </w:r>
    </w:p>
    <w:p w14:paraId="43BCB59F" w14:textId="71E6313C" w:rsidR="00240AE4" w:rsidRDefault="00833897" w:rsidP="003075EF">
      <w:pPr>
        <w:jc w:val="both"/>
      </w:pPr>
      <w:r>
        <w:t>We reasoned that combining FlashLFQ + PIP-ECHO’s quantitative results with limpa</w:t>
      </w:r>
      <w:r w:rsidR="00DF66D3">
        <w:t>’</w:t>
      </w:r>
      <w:r>
        <w:t xml:space="preserve">s improved </w:t>
      </w:r>
      <w:r w:rsidR="009E345D">
        <w:t>DAA</w:t>
      </w:r>
      <w:r>
        <w:t xml:space="preserve"> would yield new insights when analyzing single cell proteomics data, a paradigm where missing values are </w:t>
      </w:r>
      <w:r w:rsidR="00DF66D3">
        <w:t>especially</w:t>
      </w:r>
      <w:r>
        <w:t xml:space="preserve"> common. </w:t>
      </w:r>
      <w:r w:rsidR="00AE7542">
        <w:t xml:space="preserve"> </w:t>
      </w:r>
      <w:r w:rsidR="00EB7364" w:rsidRPr="00494BA3">
        <w:t xml:space="preserve">To fully leverage the promise of single-cell proteomics, it </w:t>
      </w:r>
      <w:r w:rsidR="00FE3BE0">
        <w:t>is</w:t>
      </w:r>
      <w:r w:rsidR="00EB7364" w:rsidRPr="00494BA3">
        <w:t xml:space="preserve"> necessary to develop tools for working with imperfect information about PTMs. </w:t>
      </w:r>
      <w:r w:rsidR="00B6048F">
        <w:t xml:space="preserve">From </w:t>
      </w:r>
      <w:r w:rsidR="00EB7364" w:rsidRPr="00494BA3">
        <w:t xml:space="preserve">the noisy data of SCP, what conclusions can </w:t>
      </w:r>
      <w:r w:rsidR="00B6048F">
        <w:t>be</w:t>
      </w:r>
      <w:r w:rsidR="00B6048F" w:rsidRPr="00494BA3">
        <w:t xml:space="preserve"> </w:t>
      </w:r>
      <w:r w:rsidR="00EB7364" w:rsidRPr="00494BA3">
        <w:t>draw</w:t>
      </w:r>
      <w:r w:rsidR="00B6048F">
        <w:t>n,</w:t>
      </w:r>
      <w:r w:rsidR="00EB7364" w:rsidRPr="00494BA3">
        <w:t xml:space="preserve"> and how confident can we be in those conclusions</w:t>
      </w:r>
      <w:r w:rsidR="00FE3BE0">
        <w:t>?</w:t>
      </w:r>
      <w:r w:rsidR="00EB7364" w:rsidRPr="00494BA3">
        <w:t xml:space="preserve"> </w:t>
      </w:r>
      <w:r w:rsidR="003200CE">
        <w:t>We show here</w:t>
      </w:r>
      <w:r w:rsidR="00EB7364" w:rsidRPr="00494BA3">
        <w:t xml:space="preserve"> that applying our analysis workflow </w:t>
      </w:r>
      <w:r w:rsidR="00FE3BE0">
        <w:t xml:space="preserve">to SCP data </w:t>
      </w:r>
      <w:r w:rsidR="003200CE">
        <w:t>reveals</w:t>
      </w:r>
      <w:r w:rsidR="003200CE" w:rsidRPr="00494BA3">
        <w:t xml:space="preserve"> </w:t>
      </w:r>
      <w:r w:rsidR="00EB7364" w:rsidRPr="00494BA3">
        <w:t xml:space="preserve">a myriad of </w:t>
      </w:r>
      <w:del w:id="10" w:author="Alexander Solivais" w:date="2026-05-08T10:53:00Z" w16du:dateUtc="2026-05-08T15:53:00Z">
        <w:r w:rsidR="002A4874" w:rsidDel="0062015C">
          <w:delText xml:space="preserve">of </w:delText>
        </w:r>
      </w:del>
      <w:r w:rsidR="002A4874">
        <w:t xml:space="preserve">previously overlooked </w:t>
      </w:r>
      <w:r w:rsidR="00EB7364" w:rsidRPr="00494BA3">
        <w:t>PTMs</w:t>
      </w:r>
      <w:r w:rsidR="0084456E">
        <w:t xml:space="preserve"> – </w:t>
      </w:r>
      <w:r w:rsidR="00EB7364" w:rsidRPr="00494BA3">
        <w:t>including acetylation, phosphorylation</w:t>
      </w:r>
      <w:r w:rsidR="006456D1">
        <w:t xml:space="preserve"> and </w:t>
      </w:r>
      <w:r w:rsidR="00EB7364" w:rsidRPr="00494BA3">
        <w:t>citrullination</w:t>
      </w:r>
      <w:r w:rsidR="0084456E">
        <w:t xml:space="preserve"> – </w:t>
      </w:r>
      <w:r w:rsidR="006456D1">
        <w:t xml:space="preserve">that change between ALS and healthy control motor neurons. </w:t>
      </w:r>
      <w:r w:rsidR="003200CE">
        <w:t xml:space="preserve">Including these </w:t>
      </w:r>
      <w:r w:rsidR="001E5216">
        <w:t xml:space="preserve">modified </w:t>
      </w:r>
      <w:r w:rsidR="00306CA8">
        <w:t xml:space="preserve">peptides </w:t>
      </w:r>
      <w:r w:rsidR="003200CE">
        <w:t xml:space="preserve">also </w:t>
      </w:r>
      <w:r w:rsidR="00FE3BE0">
        <w:t xml:space="preserve">impacts protein level quantification, </w:t>
      </w:r>
      <w:r w:rsidR="00306CA8">
        <w:t>substantially alter</w:t>
      </w:r>
      <w:r w:rsidR="00FE3BE0">
        <w:t>ing</w:t>
      </w:r>
      <w:r w:rsidR="00306CA8">
        <w:t xml:space="preserve"> </w:t>
      </w:r>
      <w:r w:rsidR="005326CB">
        <w:t xml:space="preserve">which </w:t>
      </w:r>
      <w:r w:rsidR="00736702">
        <w:t>proteins are found to be differentially abundant.</w:t>
      </w:r>
    </w:p>
    <w:p w14:paraId="7F2F9D4B" w14:textId="77777777" w:rsidR="003075EF" w:rsidRDefault="003075EF" w:rsidP="007F524D"/>
    <w:p w14:paraId="4ED5EF65" w14:textId="1374B425" w:rsidR="00240AE4" w:rsidRPr="003C3B5F" w:rsidRDefault="000D4A70" w:rsidP="007F524D">
      <w:pPr>
        <w:rPr>
          <w:b/>
          <w:bCs/>
          <w:u w:val="single"/>
        </w:rPr>
      </w:pPr>
      <w:r w:rsidRPr="003C3B5F">
        <w:rPr>
          <w:b/>
          <w:bCs/>
          <w:u w:val="single"/>
        </w:rPr>
        <w:t>Methods</w:t>
      </w:r>
    </w:p>
    <w:p w14:paraId="2AC033CB" w14:textId="77777777" w:rsidR="00420FC0" w:rsidRDefault="009C39FC" w:rsidP="009E2C86">
      <w:pPr>
        <w:jc w:val="both"/>
      </w:pPr>
      <w:r w:rsidRPr="00420FC0">
        <w:rPr>
          <w:b/>
        </w:rPr>
        <w:t>Data</w:t>
      </w:r>
    </w:p>
    <w:p w14:paraId="6C1F724B" w14:textId="4F4CCA73" w:rsidR="00817766" w:rsidRDefault="009329EC" w:rsidP="009E2C86">
      <w:pPr>
        <w:jc w:val="both"/>
      </w:pPr>
      <w:r>
        <w:t>Two d</w:t>
      </w:r>
      <w:r w:rsidR="009C39FC">
        <w:t>ata</w:t>
      </w:r>
      <w:r>
        <w:t>sets</w:t>
      </w:r>
      <w:r w:rsidR="009C39FC">
        <w:t xml:space="preserve"> w</w:t>
      </w:r>
      <w:r>
        <w:t xml:space="preserve">ere </w:t>
      </w:r>
      <w:r w:rsidR="00AE0F98">
        <w:t xml:space="preserve">downloaded from ProteomeXchange, accession number PXD042799. </w:t>
      </w:r>
      <w:r>
        <w:t>As described in Guisse et al.,</w:t>
      </w:r>
      <w:r w:rsidR="00C77680">
        <w:t>(REF # here)</w:t>
      </w:r>
      <w:r>
        <w:t xml:space="preserve"> t</w:t>
      </w:r>
      <w:r w:rsidR="00DB7630">
        <w:t>he</w:t>
      </w:r>
      <w:r w:rsidR="00690FCF">
        <w:t xml:space="preserve"> pilot study</w:t>
      </w:r>
      <w:r w:rsidR="00DB7630">
        <w:t xml:space="preserve"> dataset</w:t>
      </w:r>
      <w:r w:rsidR="00690FCF">
        <w:t xml:space="preserve"> consist</w:t>
      </w:r>
      <w:r w:rsidR="00DB7630">
        <w:t>ed</w:t>
      </w:r>
      <w:r w:rsidR="00690FCF">
        <w:t xml:space="preserve"> of 36 </w:t>
      </w:r>
      <w:r w:rsidR="00654C97">
        <w:t>motor neurons</w:t>
      </w:r>
      <w:r w:rsidR="00690FCF">
        <w:t xml:space="preserve"> </w:t>
      </w:r>
      <w:r w:rsidR="00290EB3">
        <w:t xml:space="preserve">taken from 6 patients (3 healthy controls, 3 ALS patients) </w:t>
      </w:r>
      <w:r w:rsidR="00690FCF">
        <w:t>and</w:t>
      </w:r>
      <w:r w:rsidR="00D01063">
        <w:t xml:space="preserve"> six</w:t>
      </w:r>
      <w:r w:rsidR="00CE7050">
        <w:t xml:space="preserve"> samples that were generated by </w:t>
      </w:r>
      <w:r w:rsidR="001B116D">
        <w:t xml:space="preserve">pooling </w:t>
      </w:r>
      <w:r w:rsidR="00A53D7E">
        <w:t xml:space="preserve">approximately 10 motor neurons from across all patients. </w:t>
      </w:r>
      <w:r>
        <w:t xml:space="preserve">[Guise et al.] </w:t>
      </w:r>
      <w:r w:rsidR="00272845">
        <w:t xml:space="preserve">The TDP-Stratified dataset consisted of </w:t>
      </w:r>
      <w:r w:rsidR="00654C97">
        <w:t xml:space="preserve">100 motor neurons obtained from </w:t>
      </w:r>
      <w:r w:rsidR="00651BA8">
        <w:t xml:space="preserve">5 patients (2 healthy controls, 3 ALS patients). </w:t>
      </w:r>
      <w:r w:rsidR="00417CCA">
        <w:t xml:space="preserve">Samples were obtained from a cohort of frozen thoracolumbar spinal cord tissue samples from the University of Miami Brain Bank. </w:t>
      </w:r>
      <w:r w:rsidR="00C74426">
        <w:t xml:space="preserve">Spinal cord tissues were divided into </w:t>
      </w:r>
      <w:r w:rsidR="002E00F0">
        <w:t xml:space="preserve">3mm sub blocks, </w:t>
      </w:r>
      <w:r w:rsidR="00122CCD">
        <w:t>embedded in carbox</w:t>
      </w:r>
      <w:r w:rsidR="006F212E">
        <w:t xml:space="preserve">ymethylcellulose </w:t>
      </w:r>
      <w:r w:rsidR="00420FC0">
        <w:t>solutions</w:t>
      </w:r>
      <w:r w:rsidR="006F212E">
        <w:t xml:space="preserve">, and then </w:t>
      </w:r>
      <w:r w:rsidR="00BA34DD">
        <w:t>12</w:t>
      </w:r>
      <w:r w:rsidR="00222AA9">
        <w:t>um sections were collected onto histology slides</w:t>
      </w:r>
      <w:r w:rsidR="00024C55">
        <w:t xml:space="preserve">, fixed in 70% ethanol, and </w:t>
      </w:r>
      <w:r w:rsidR="00420FC0">
        <w:t>desiccated</w:t>
      </w:r>
      <w:r w:rsidR="00024C55">
        <w:t xml:space="preserve"> </w:t>
      </w:r>
      <w:r w:rsidR="00652CBA">
        <w:t xml:space="preserve">at </w:t>
      </w:r>
      <w:r w:rsidR="00024C55">
        <w:t>-80</w:t>
      </w:r>
      <w:r w:rsidR="00FD5946">
        <w:t xml:space="preserve">°C. </w:t>
      </w:r>
      <w:r w:rsidR="0035492B">
        <w:t xml:space="preserve">A portion of these sections were </w:t>
      </w:r>
      <w:r w:rsidR="008A7596">
        <w:t>stained</w:t>
      </w:r>
      <w:r w:rsidR="00BF5159">
        <w:t xml:space="preserve"> and scanned to identify motor </w:t>
      </w:r>
      <w:r w:rsidR="00F9436D">
        <w:t>neurons</w:t>
      </w:r>
      <w:r w:rsidR="00BF5159">
        <w:t xml:space="preserve"> based on cell morphology and </w:t>
      </w:r>
      <w:r w:rsidR="009B70D6">
        <w:t xml:space="preserve">the presence of </w:t>
      </w:r>
      <w:r w:rsidR="001157A1">
        <w:t>Nissl substance. After neurons were identified,</w:t>
      </w:r>
      <w:r w:rsidR="00D97194">
        <w:t xml:space="preserve"> sections of the same cell from adjacent </w:t>
      </w:r>
      <w:r w:rsidR="00693CF9">
        <w:t>sections were capture</w:t>
      </w:r>
      <w:r w:rsidR="00652CBA">
        <w:t>d</w:t>
      </w:r>
      <w:r w:rsidR="00693CF9">
        <w:t xml:space="preserve"> via laser capture microdissection. In effect, each sample was composed of two 12um slices of an individual motor neuron.</w:t>
      </w:r>
      <w:r w:rsidR="00F9436D">
        <w:t xml:space="preserve"> Samples for the TDP-Stratified dataset were prepared in much the same way, with the </w:t>
      </w:r>
      <w:r w:rsidR="00F9436D">
        <w:lastRenderedPageBreak/>
        <w:t xml:space="preserve">differences that the staining </w:t>
      </w:r>
      <w:r w:rsidR="003C7051">
        <w:t>us</w:t>
      </w:r>
      <w:r w:rsidR="001E4A3B">
        <w:t xml:space="preserve">ed anti TDP-43 antibodies to </w:t>
      </w:r>
      <w:r w:rsidR="00326A0A">
        <w:t>determin</w:t>
      </w:r>
      <w:r w:rsidR="000878EE">
        <w:t xml:space="preserve">e </w:t>
      </w:r>
      <w:r w:rsidR="00136739">
        <w:t xml:space="preserve">the amount of TDP-43 present in each cell, and that </w:t>
      </w:r>
      <w:r w:rsidR="005249CA">
        <w:t>each sample was capture</w:t>
      </w:r>
      <w:r w:rsidR="00776783">
        <w:t>d</w:t>
      </w:r>
      <w:r w:rsidR="005249CA">
        <w:t xml:space="preserve"> by laser capture microdissection of one 20um section.</w:t>
      </w:r>
    </w:p>
    <w:p w14:paraId="201AC767" w14:textId="28990399" w:rsidR="008F6956" w:rsidRDefault="004F3710" w:rsidP="009E2C86">
      <w:pPr>
        <w:jc w:val="both"/>
      </w:pPr>
      <w:r>
        <w:t>After laser capture</w:t>
      </w:r>
      <w:r w:rsidR="00E46FE2">
        <w:t xml:space="preserve"> </w:t>
      </w:r>
      <w:r>
        <w:t xml:space="preserve">microdissection, samples </w:t>
      </w:r>
      <w:r w:rsidR="00E46FE2">
        <w:t>were processed using the</w:t>
      </w:r>
      <w:r w:rsidR="00817766">
        <w:t xml:space="preserve"> NanoPOTS workflow</w:t>
      </w:r>
      <w:r w:rsidR="00507E6D">
        <w:t xml:space="preserve"> (REF)</w:t>
      </w:r>
      <w:r w:rsidR="009A246A">
        <w:t>, which include</w:t>
      </w:r>
      <w:r w:rsidR="00E46FE2">
        <w:t>s</w:t>
      </w:r>
      <w:r w:rsidR="009A246A">
        <w:t xml:space="preserve"> reduction with DTT</w:t>
      </w:r>
      <w:r w:rsidR="00E46FE2">
        <w:t>,</w:t>
      </w:r>
      <w:r w:rsidR="009A246A">
        <w:t xml:space="preserve"> alkylation with iodoacetamide, </w:t>
      </w:r>
      <w:r w:rsidR="00E46FE2">
        <w:t>and</w:t>
      </w:r>
      <w:r w:rsidR="009A246A">
        <w:t xml:space="preserve"> a two-step digestion using LysC foll</w:t>
      </w:r>
      <w:r w:rsidR="002A3D0F">
        <w:t>owed by tr</w:t>
      </w:r>
      <w:r w:rsidR="008F6956">
        <w:t xml:space="preserve">ypsin. </w:t>
      </w:r>
      <w:r w:rsidR="00FB161F">
        <w:t>Samples were analyzed on a Thermo Orbitrap Exploris 480</w:t>
      </w:r>
      <w:r w:rsidR="00FF37A2">
        <w:t xml:space="preserve">. </w:t>
      </w:r>
      <w:r w:rsidR="00056A21">
        <w:t xml:space="preserve">MS1 scans were acquired at 375-1800 m/z with a resolution of 120,000. </w:t>
      </w:r>
      <w:r w:rsidR="00570837">
        <w:t xml:space="preserve">Data-dependent </w:t>
      </w:r>
      <w:r w:rsidR="00E016F4">
        <w:t>MS/MS spectrum acquisitions were triggered for precurso</w:t>
      </w:r>
      <w:r w:rsidR="00E30286">
        <w:t>r</w:t>
      </w:r>
      <w:r w:rsidR="00E016F4">
        <w:t xml:space="preserve"> ions with intensities &gt; 5e3 and charge states ranging from 2-7. </w:t>
      </w:r>
      <w:r w:rsidR="00607731">
        <w:t>M</w:t>
      </w:r>
      <w:r w:rsidR="00A17505">
        <w:t>S</w:t>
      </w:r>
      <w:r w:rsidR="00607731">
        <w:t>/MS isolation windows were 1.6 Da with a mass tolerance of +- 10 ppm.</w:t>
      </w:r>
      <w:r w:rsidR="00E46FE2">
        <w:t xml:space="preserve"> Additional details can be found </w:t>
      </w:r>
      <w:r w:rsidR="007061E0">
        <w:t xml:space="preserve">in </w:t>
      </w:r>
      <w:r w:rsidR="00E46FE2">
        <w:t>the original publication.</w:t>
      </w:r>
    </w:p>
    <w:p w14:paraId="16E5BF07" w14:textId="08621A48" w:rsidR="008F6956" w:rsidRPr="00420FC0" w:rsidRDefault="000453CD" w:rsidP="009E2C86">
      <w:pPr>
        <w:jc w:val="both"/>
        <w:rPr>
          <w:b/>
        </w:rPr>
      </w:pPr>
      <w:r w:rsidRPr="00420FC0">
        <w:rPr>
          <w:b/>
        </w:rPr>
        <w:t>Database Search</w:t>
      </w:r>
    </w:p>
    <w:p w14:paraId="2E92BD57" w14:textId="079032D8" w:rsidR="00384B8B" w:rsidRDefault="00B026F7" w:rsidP="009E2C86">
      <w:pPr>
        <w:jc w:val="both"/>
      </w:pPr>
      <w:r>
        <w:t xml:space="preserve">Raw MS data were </w:t>
      </w:r>
      <w:r w:rsidR="00F70E56">
        <w:t>analyzed using a</w:t>
      </w:r>
      <w:r w:rsidR="00D56404">
        <w:t>n .xml</w:t>
      </w:r>
      <w:r w:rsidR="00F70E56">
        <w:t xml:space="preserve"> </w:t>
      </w:r>
      <w:r w:rsidR="00D56404">
        <w:t xml:space="preserve">protein database consisting of reviewed human proteins </w:t>
      </w:r>
      <w:r w:rsidR="00567020">
        <w:t>(20,353 reviewed protein sequences, UniProtKB, downloaded:</w:t>
      </w:r>
      <w:r w:rsidR="00567020" w:rsidRPr="00E605F5">
        <w:t xml:space="preserve"> </w:t>
      </w:r>
      <w:r w:rsidR="00567020" w:rsidRPr="0062015C">
        <w:rPr>
          <w:u w:val="single"/>
        </w:rPr>
        <w:t>July 20</w:t>
      </w:r>
      <w:r w:rsidR="006F18D3" w:rsidRPr="00E605F5">
        <w:t>,</w:t>
      </w:r>
      <w:r w:rsidR="006F18D3">
        <w:t xml:space="preserve"> 2025)</w:t>
      </w:r>
      <w:r w:rsidR="00567020">
        <w:t xml:space="preserve"> and their annotated post-translational modifications</w:t>
      </w:r>
      <w:r w:rsidR="00BF5903">
        <w:t xml:space="preserve"> and the default MetaMorpheus contaminant database. MetaMorpheus v1.1.0 was used to </w:t>
      </w:r>
      <w:r w:rsidR="00EB2F12">
        <w:t>calibrate</w:t>
      </w:r>
      <w:r w:rsidR="009A0169">
        <w:t xml:space="preserve"> and average the data. Then, potential post-translational modifications were identified using the </w:t>
      </w:r>
      <w:r w:rsidR="002C2F5E">
        <w:t xml:space="preserve"> Global Post Translational Modification Discovery Tool (GPTMD) [</w:t>
      </w:r>
      <w:r w:rsidR="002C2F5E">
        <w:rPr>
          <w:b/>
          <w:bCs/>
        </w:rPr>
        <w:t>ref]</w:t>
      </w:r>
      <w:r w:rsidR="009A0169">
        <w:t xml:space="preserve">. </w:t>
      </w:r>
      <w:r w:rsidR="005B63D0">
        <w:t>All modifications considered in the initial publication (</w:t>
      </w:r>
      <w:r w:rsidR="008332D2">
        <w:t xml:space="preserve">n-terminal acetylation, methionine loss, and pyroglutamate) were considered, in addition to common biological modifications (including phosphorylation, </w:t>
      </w:r>
      <w:r w:rsidR="001448F7">
        <w:t xml:space="preserve">citrullination, </w:t>
      </w:r>
      <w:r w:rsidR="00250C67">
        <w:t>methylation, and acetylation of lysine), common artifactual modifications (</w:t>
      </w:r>
      <w:r w:rsidR="004B25AC">
        <w:t xml:space="preserve">formylation, </w:t>
      </w:r>
      <w:r w:rsidR="00864983">
        <w:t>various oxidations</w:t>
      </w:r>
      <w:r w:rsidR="009C276F">
        <w:t xml:space="preserve">), and </w:t>
      </w:r>
      <w:r w:rsidR="00593CB8">
        <w:t>modifications specific to tryptic digestion (</w:t>
      </w:r>
      <w:r w:rsidR="00A11C15">
        <w:t>u</w:t>
      </w:r>
      <w:r w:rsidR="000E78B7">
        <w:t xml:space="preserve">biquitination and sumoylation). A full list of the modifications considered can be found </w:t>
      </w:r>
      <w:r w:rsidR="00337411">
        <w:t xml:space="preserve">in </w:t>
      </w:r>
      <w:r w:rsidR="000E78B7">
        <w:t xml:space="preserve">supplemental table </w:t>
      </w:r>
      <w:r w:rsidR="000E78B7" w:rsidRPr="000E78B7">
        <w:rPr>
          <w:b/>
          <w:bCs/>
          <w:u w:val="single"/>
        </w:rPr>
        <w:t>STX</w:t>
      </w:r>
      <w:r w:rsidR="000E78B7">
        <w:rPr>
          <w:b/>
          <w:bCs/>
          <w:u w:val="single"/>
        </w:rPr>
        <w:t xml:space="preserve">. </w:t>
      </w:r>
      <w:r w:rsidR="000E78B7">
        <w:t>Finally, search was performed with the following parameters</w:t>
      </w:r>
      <w:r w:rsidR="00741705">
        <w:t>:</w:t>
      </w:r>
      <w:r w:rsidR="000E78B7">
        <w:t xml:space="preserve"> </w:t>
      </w:r>
      <w:r w:rsidR="00810A01">
        <w:t>Two missed cleavages were allowed</w:t>
      </w:r>
      <w:r w:rsidR="00741705">
        <w:t>;</w:t>
      </w:r>
      <w:r w:rsidR="00AF5D61">
        <w:t xml:space="preserve"> Precursor and fragment mass tolerances were set on a file-by-file basis as determined by the calibration step. </w:t>
      </w:r>
    </w:p>
    <w:p w14:paraId="31AF68DA" w14:textId="5CEA5F4B" w:rsidR="00384B8B" w:rsidRPr="00420FC0" w:rsidRDefault="00384B8B" w:rsidP="009E2C86">
      <w:pPr>
        <w:jc w:val="both"/>
        <w:rPr>
          <w:b/>
        </w:rPr>
      </w:pPr>
      <w:r w:rsidRPr="00420FC0">
        <w:rPr>
          <w:b/>
        </w:rPr>
        <w:t>Quantification and Peptide Identity Propagation</w:t>
      </w:r>
    </w:p>
    <w:p w14:paraId="17DA4052" w14:textId="6A0B2750" w:rsidR="0012469D" w:rsidRDefault="005932F9" w:rsidP="009E2C86">
      <w:pPr>
        <w:jc w:val="both"/>
      </w:pPr>
      <w:r>
        <w:t xml:space="preserve">The results from the MetaMorpheus search were </w:t>
      </w:r>
      <w:r w:rsidR="001014D0">
        <w:t>used as input for quantification by</w:t>
      </w:r>
      <w:r>
        <w:t xml:space="preserve"> FlashLFQ</w:t>
      </w:r>
      <w:r w:rsidR="001014D0">
        <w:t xml:space="preserve"> v2.1.4.</w:t>
      </w:r>
      <w:r>
        <w:t xml:space="preserve"> </w:t>
      </w:r>
      <w:r w:rsidR="0012469D">
        <w:t>A strict FDR cutoff of 1% was used for both PSM and peptide level</w:t>
      </w:r>
      <w:r w:rsidR="001014D0">
        <w:t xml:space="preserve"> results</w:t>
      </w:r>
      <w:r w:rsidR="0012469D">
        <w:t xml:space="preserve">. </w:t>
      </w:r>
      <w:r w:rsidR="003A37B5">
        <w:t>Peptide-identi</w:t>
      </w:r>
      <w:r w:rsidR="00B210AD">
        <w:t xml:space="preserve">ty-propagation was enabled, with a PIP FDR cutoff of 0.05. The “Use PEP Q Values” and “Normalize Intensities” options were enabled. The maximum MBR window was set to 1 minute. </w:t>
      </w:r>
    </w:p>
    <w:p w14:paraId="3864BCA6" w14:textId="5474CFA6" w:rsidR="00384B8B" w:rsidRDefault="00B65AEC" w:rsidP="009E2C86">
      <w:pPr>
        <w:jc w:val="both"/>
        <w:rPr>
          <w:b/>
        </w:rPr>
      </w:pPr>
      <w:r>
        <w:rPr>
          <w:b/>
          <w:bCs/>
        </w:rPr>
        <w:t>Statistical Analysis</w:t>
      </w:r>
    </w:p>
    <w:p w14:paraId="111CFCE6" w14:textId="41FB3DAB" w:rsidR="00B65AEC" w:rsidRDefault="00E061EB" w:rsidP="009E2C86">
      <w:pPr>
        <w:jc w:val="both"/>
      </w:pPr>
      <w:r>
        <w:t>Statistical analysis was conduc</w:t>
      </w:r>
      <w:r w:rsidR="00EC5FD6">
        <w:t>t</w:t>
      </w:r>
      <w:r>
        <w:t>ed in R v4.5.0</w:t>
      </w:r>
      <w:r w:rsidR="00FB17A6">
        <w:t xml:space="preserve"> using limpa v.1.0.5 and limma v3.64.3. </w:t>
      </w:r>
      <w:r w:rsidR="002860AC">
        <w:t xml:space="preserve">The peptide-level quantification results from FlashLFQ were read in, and contaminant (non-human) peptides were removed. </w:t>
      </w:r>
      <w:r w:rsidR="002860AC" w:rsidRPr="0062015C">
        <w:t xml:space="preserve">Samples where fewer than 1500 (pilot study dataset) or 2500 (TDP-stratified dataset) </w:t>
      </w:r>
      <w:r w:rsidR="00613DAD" w:rsidRPr="0062015C">
        <w:t xml:space="preserve">peptides </w:t>
      </w:r>
      <w:r w:rsidR="002860AC" w:rsidRPr="0062015C">
        <w:t xml:space="preserve">were detected were excluded from the analysis. </w:t>
      </w:r>
      <w:r w:rsidR="00FA2EAB" w:rsidRPr="0062015C">
        <w:t>Peptides that were observed in fewer than one sample (pilot study dataset) or fewer than three samples (TDP-stratified dataset)</w:t>
      </w:r>
      <w:r w:rsidR="00167CAA" w:rsidRPr="0062015C">
        <w:t xml:space="preserve"> were excluded from analysis</w:t>
      </w:r>
      <w:r w:rsidR="00AB1154" w:rsidRPr="0062015C">
        <w:t>.</w:t>
      </w:r>
      <w:r w:rsidR="00AB1154" w:rsidRPr="004479A9">
        <w:t xml:space="preserve"> </w:t>
      </w:r>
      <w:r w:rsidR="00202F48" w:rsidRPr="004479A9">
        <w:t>A</w:t>
      </w:r>
      <w:r w:rsidR="00202F48">
        <w:t xml:space="preserve"> dropout curve, modelling the relationship between </w:t>
      </w:r>
      <w:r w:rsidR="00DA6927">
        <w:t xml:space="preserve">log2-transformed </w:t>
      </w:r>
      <w:r w:rsidR="00202F48">
        <w:t xml:space="preserve">peptide intensity and the frequency with which </w:t>
      </w:r>
      <w:r w:rsidR="00EA4AF7">
        <w:t xml:space="preserve">each peptide </w:t>
      </w:r>
      <w:r w:rsidR="00202F48">
        <w:t xml:space="preserve">was observed, was fit using limpa. Then, protein level abundances were computed using the </w:t>
      </w:r>
      <w:r w:rsidR="001406C8">
        <w:t xml:space="preserve">limpa </w:t>
      </w:r>
      <w:commentRangeStart w:id="11"/>
      <w:commentRangeStart w:id="12"/>
      <w:r w:rsidR="00202F48">
        <w:t>dpcQuant</w:t>
      </w:r>
      <w:commentRangeEnd w:id="11"/>
      <w:r w:rsidR="001406C8">
        <w:rPr>
          <w:rStyle w:val="CommentReference"/>
          <w:sz w:val="22"/>
          <w:szCs w:val="22"/>
        </w:rPr>
        <w:commentReference w:id="11"/>
      </w:r>
      <w:commentRangeEnd w:id="12"/>
      <w:r w:rsidR="003B7E8E">
        <w:rPr>
          <w:rStyle w:val="CommentReference"/>
          <w:sz w:val="22"/>
          <w:szCs w:val="22"/>
        </w:rPr>
        <w:commentReference w:id="12"/>
      </w:r>
      <w:r w:rsidR="00202F48">
        <w:t xml:space="preserve"> function</w:t>
      </w:r>
      <w:r w:rsidR="00457498">
        <w:t xml:space="preserve">, which </w:t>
      </w:r>
      <w:r w:rsidR="004D00F7">
        <w:t xml:space="preserve">uses the dropout curve to </w:t>
      </w:r>
      <w:r w:rsidR="00457498">
        <w:t>calculate protein abundances</w:t>
      </w:r>
      <w:r w:rsidR="002C178A">
        <w:t xml:space="preserve">. After protein quantification was </w:t>
      </w:r>
      <w:r w:rsidR="00C252CD">
        <w:t xml:space="preserve">performed, </w:t>
      </w:r>
      <w:r w:rsidR="00E935B7">
        <w:t xml:space="preserve">peptide level imputation was performed using the dpcImpute function. </w:t>
      </w:r>
    </w:p>
    <w:p w14:paraId="5469E007" w14:textId="7B39CB5D" w:rsidR="007F754E" w:rsidRDefault="00B15A23" w:rsidP="009E2C86">
      <w:pPr>
        <w:jc w:val="both"/>
      </w:pPr>
      <w:r>
        <w:lastRenderedPageBreak/>
        <w:t>Protein level d</w:t>
      </w:r>
      <w:r w:rsidR="00E935B7">
        <w:t xml:space="preserve">ifferential abundance analysis was performed using the </w:t>
      </w:r>
      <w:r w:rsidR="001406C8">
        <w:t xml:space="preserve">limpa </w:t>
      </w:r>
      <w:r w:rsidR="00E935B7">
        <w:t xml:space="preserve">dpcDE function </w:t>
      </w:r>
      <w:r w:rsidR="006D666E">
        <w:t>to fit linear models and determine precision weights</w:t>
      </w:r>
      <w:r w:rsidR="00785852">
        <w:t>. For the TDP-43 stratified dataset, proteins</w:t>
      </w:r>
      <w:r w:rsidR="0078315F">
        <w:t xml:space="preserve"> with only one </w:t>
      </w:r>
      <w:r w:rsidR="00785852">
        <w:t>quantified peptide</w:t>
      </w:r>
      <w:r w:rsidR="0078315F">
        <w:t xml:space="preserve"> were </w:t>
      </w:r>
      <w:r w:rsidR="00785852">
        <w:t xml:space="preserve">excluded from the analysis. </w:t>
      </w:r>
      <w:r w:rsidR="00457498" w:rsidRPr="00900324">
        <w:t>A</w:t>
      </w:r>
      <w:r w:rsidR="002026E1" w:rsidRPr="00900324">
        <w:t xml:space="preserve"> linear </w:t>
      </w:r>
      <w:commentRangeStart w:id="13"/>
      <w:commentRangeStart w:id="14"/>
      <w:r w:rsidR="002026E1" w:rsidRPr="00900324">
        <w:t>m</w:t>
      </w:r>
      <w:r w:rsidR="002026E1" w:rsidRPr="0062015C">
        <w:rPr>
          <w:highlight w:val="yellow"/>
        </w:rPr>
        <w:t>odel</w:t>
      </w:r>
      <w:commentRangeEnd w:id="13"/>
      <w:r w:rsidR="0062629F">
        <w:rPr>
          <w:rStyle w:val="CommentReference"/>
          <w:sz w:val="22"/>
          <w:szCs w:val="22"/>
        </w:rPr>
        <w:commentReference w:id="13"/>
      </w:r>
      <w:commentRangeEnd w:id="14"/>
      <w:r w:rsidR="00123C5D">
        <w:rPr>
          <w:rStyle w:val="CommentReference"/>
          <w:sz w:val="22"/>
          <w:szCs w:val="22"/>
        </w:rPr>
        <w:commentReference w:id="14"/>
      </w:r>
      <w:r w:rsidR="00457498">
        <w:t>, as described by Ritchie et al. [</w:t>
      </w:r>
      <w:hyperlink r:id="rId16" w:history="1">
        <w:r w:rsidR="00457498">
          <w:rPr>
            <w:rStyle w:val="Hyperlink"/>
          </w:rPr>
          <w:t>25605792</w:t>
        </w:r>
      </w:hyperlink>
      <w:r w:rsidR="00457498">
        <w:t>],</w:t>
      </w:r>
      <w:r w:rsidR="002026E1">
        <w:t xml:space="preserve"> was fit to account for the dependence structure among samples </w:t>
      </w:r>
      <w:r w:rsidR="00EE509E">
        <w:t>taken from the same donor</w:t>
      </w:r>
      <w:r w:rsidR="00FE6960">
        <w:t xml:space="preserve"> (using the “block” argument to dpcDE)</w:t>
      </w:r>
      <w:r w:rsidR="006A3140">
        <w:t xml:space="preserve"> and protein expression was normalized for each sample (</w:t>
      </w:r>
      <w:r w:rsidR="00295943">
        <w:t>“</w:t>
      </w:r>
      <w:r w:rsidR="006A3140">
        <w:t>sample</w:t>
      </w:r>
      <w:r w:rsidR="00295943">
        <w:t>.weights</w:t>
      </w:r>
      <w:r w:rsidR="006A3140">
        <w:t>”</w:t>
      </w:r>
      <w:r w:rsidR="00295943">
        <w:t xml:space="preserve"> was set to True). </w:t>
      </w:r>
      <w:r w:rsidR="006A3140">
        <w:t xml:space="preserve"> </w:t>
      </w:r>
      <w:r w:rsidR="00EE509E">
        <w:t xml:space="preserve">For the analysis of the TDP-43 stratified dataset, </w:t>
      </w:r>
      <w:r w:rsidR="00490140">
        <w:t>donor sex and post-mortem interval were controlled for in t</w:t>
      </w:r>
      <w:r w:rsidR="00490140" w:rsidRPr="00900324">
        <w:t>he linear model.</w:t>
      </w:r>
      <w:r w:rsidR="00490140">
        <w:t xml:space="preserve"> Age was no</w:t>
      </w:r>
      <w:r w:rsidR="004F0CBD">
        <w:t>t</w:t>
      </w:r>
      <w:r w:rsidR="00323AD6">
        <w:t xml:space="preserve"> co</w:t>
      </w:r>
      <w:r w:rsidR="00421B98">
        <w:t xml:space="preserve">nsidered as a confounding variable, as all control patients </w:t>
      </w:r>
      <w:r w:rsidR="0044579C">
        <w:t>were</w:t>
      </w:r>
      <w:r w:rsidR="00064739">
        <w:t xml:space="preserve"> younger than the ALS patients (CTRL mean age = </w:t>
      </w:r>
      <w:r w:rsidR="006D666E">
        <w:t xml:space="preserve"> </w:t>
      </w:r>
      <w:r w:rsidR="00ED438F">
        <w:t>48 years. ALS mean age = 75 years), making it impossible to differentiate differences arising from disease state versus those arising from age differences.</w:t>
      </w:r>
      <w:r w:rsidR="00FE6960">
        <w:t xml:space="preserve"> </w:t>
      </w:r>
    </w:p>
    <w:p w14:paraId="3E422347" w14:textId="040EC30E" w:rsidR="00E935B7" w:rsidRPr="00900324" w:rsidRDefault="00BA21B6" w:rsidP="009E2C86">
      <w:pPr>
        <w:jc w:val="both"/>
      </w:pPr>
      <w:r>
        <w:t>Peptid</w:t>
      </w:r>
      <w:r w:rsidR="00457498">
        <w:t xml:space="preserve">oform level analysis was performed by first calculating the peptidoform fraction for each peptide. </w:t>
      </w:r>
      <w:r w:rsidR="00B829BE">
        <w:t>A</w:t>
      </w:r>
      <w:r w:rsidR="00457498">
        <w:t xml:space="preserve"> peptidoform fraction is the ratio of</w:t>
      </w:r>
      <w:r w:rsidR="00B829BE">
        <w:t xml:space="preserve"> a </w:t>
      </w:r>
      <w:r w:rsidR="00457498">
        <w:t>peptide</w:t>
      </w:r>
      <w:r w:rsidR="00B829BE">
        <w:t>’s</w:t>
      </w:r>
      <w:r w:rsidR="00457498">
        <w:t xml:space="preserve"> intensity to its parent protein </w:t>
      </w:r>
      <w:r w:rsidR="00B829BE">
        <w:t xml:space="preserve">abundance (as calculated by limpa), times a constant scaling factor. This effectively </w:t>
      </w:r>
      <w:r>
        <w:t>normaliz</w:t>
      </w:r>
      <w:r w:rsidR="00B829BE">
        <w:t>es</w:t>
      </w:r>
      <w:r>
        <w:t xml:space="preserve"> peptide intensities relative to the intensity</w:t>
      </w:r>
      <w:r w:rsidR="00ED438F">
        <w:t xml:space="preserve"> </w:t>
      </w:r>
      <w:r w:rsidR="00785852">
        <w:t>of the</w:t>
      </w:r>
      <w:r w:rsidR="00B829BE">
        <w:t>ir</w:t>
      </w:r>
      <w:r w:rsidR="00785852">
        <w:t xml:space="preserve"> parent protein.</w:t>
      </w:r>
      <w:r w:rsidR="00B829BE">
        <w:t xml:space="preserve"> Peptidoform fractions were calculated </w:t>
      </w:r>
      <w:r w:rsidR="00552FDB">
        <w:t xml:space="preserve">by </w:t>
      </w:r>
      <w:r w:rsidR="00152980">
        <w:t xml:space="preserve">subtracting the log2 </w:t>
      </w:r>
      <w:r w:rsidR="00552FDB">
        <w:t xml:space="preserve"> intensity of the</w:t>
      </w:r>
      <w:r w:rsidR="00152980">
        <w:t xml:space="preserve"> parent protein from the log2 intensity of the peptide, then adding a constant scaling factor (the median </w:t>
      </w:r>
      <w:r w:rsidR="00ED71D9">
        <w:t>log2 intensity of the parent protein across all samples).</w:t>
      </w:r>
      <w:r w:rsidR="00B829BE">
        <w:t xml:space="preserve"> </w:t>
      </w:r>
      <w:r w:rsidR="00ED71D9">
        <w:t>This is shown in Eq</w:t>
      </w:r>
      <w:r w:rsidR="004D54AE">
        <w:t>uation</w:t>
      </w:r>
      <w:r w:rsidR="00ED71D9">
        <w:t xml:space="preserve"> 1 b</w:t>
      </w:r>
      <w:r w:rsidR="00ED71D9" w:rsidRPr="00900324">
        <w:t>elow.</w:t>
      </w:r>
      <w:r w:rsidR="00552FDB" w:rsidRPr="00900324">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4950"/>
        <w:gridCol w:w="2065"/>
      </w:tblGrid>
      <w:tr w:rsidR="00482EC3" w14:paraId="512DCEBE" w14:textId="77777777" w:rsidTr="00C0127D">
        <w:tc>
          <w:tcPr>
            <w:tcW w:w="2335" w:type="dxa"/>
          </w:tcPr>
          <w:p w14:paraId="7D812C05" w14:textId="77777777" w:rsidR="00482EC3" w:rsidRPr="00900324" w:rsidRDefault="00482EC3" w:rsidP="009E2C86">
            <w:pPr>
              <w:jc w:val="both"/>
            </w:pPr>
          </w:p>
        </w:tc>
        <w:tc>
          <w:tcPr>
            <w:tcW w:w="4950" w:type="dxa"/>
          </w:tcPr>
          <w:p w14:paraId="5F82A6D0" w14:textId="56505322" w:rsidR="00482EC3" w:rsidRPr="00900324" w:rsidRDefault="00271A3A" w:rsidP="009E2C86">
            <w:pPr>
              <w:jc w:val="both"/>
            </w:pPr>
            <m:oMathPara>
              <m:oMathParaPr>
                <m:jc m:val="center"/>
              </m:oMathParaPr>
              <m:oMath>
                <m:sSub>
                  <m:sSubPr>
                    <m:ctrlPr>
                      <w:rPr>
                        <w:rFonts w:ascii="Cambria Math" w:hAnsi="Cambria Math"/>
                        <w:i/>
                      </w:rPr>
                    </m:ctrlPr>
                  </m:sSubPr>
                  <m:e>
                    <m:r>
                      <w:rPr>
                        <w:rFonts w:ascii="Cambria Math" w:hAnsi="Cambria Math"/>
                      </w:rPr>
                      <m:t>Pf</m:t>
                    </m:r>
                  </m:e>
                  <m:sub>
                    <m:r>
                      <w:rPr>
                        <w:rFonts w:ascii="Cambria Math" w:hAnsi="Cambria Math"/>
                      </w:rPr>
                      <m:t>p,s</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p,s</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P,s</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I</m:t>
                        </m:r>
                      </m:e>
                      <m:sub>
                        <m:r>
                          <w:rPr>
                            <w:rFonts w:ascii="Cambria Math" w:hAnsi="Cambria Math"/>
                          </w:rPr>
                          <m:t>P</m:t>
                        </m:r>
                      </m:sub>
                    </m:sSub>
                  </m:e>
                </m:acc>
              </m:oMath>
            </m:oMathPara>
          </w:p>
        </w:tc>
        <w:tc>
          <w:tcPr>
            <w:tcW w:w="2065" w:type="dxa"/>
          </w:tcPr>
          <w:p w14:paraId="32466217" w14:textId="5BE78075" w:rsidR="00482EC3" w:rsidRPr="00C0127D" w:rsidRDefault="00482EC3" w:rsidP="00C0127D">
            <w:pPr>
              <w:jc w:val="right"/>
              <w:rPr>
                <w:i/>
                <w:iCs/>
              </w:rPr>
            </w:pPr>
            <w:r w:rsidRPr="00900324">
              <w:rPr>
                <w:i/>
                <w:iCs/>
              </w:rPr>
              <w:t>Equation 1</w:t>
            </w:r>
          </w:p>
        </w:tc>
      </w:tr>
    </w:tbl>
    <w:p w14:paraId="43A4E95B" w14:textId="77777777" w:rsidR="00482EC3" w:rsidRDefault="00482EC3" w:rsidP="009E2C86">
      <w:pPr>
        <w:jc w:val="both"/>
      </w:pPr>
    </w:p>
    <w:p w14:paraId="6FB80B16" w14:textId="1216BF54" w:rsidR="00822D2D" w:rsidRDefault="004D54AE" w:rsidP="009E2C86">
      <w:pPr>
        <w:jc w:val="both"/>
        <w:rPr>
          <w:rFonts w:eastAsiaTheme="minorEastAsia"/>
        </w:rPr>
      </w:pPr>
      <w:r>
        <w:t xml:space="preserve">Here, </w:t>
      </w:r>
      <m:oMath>
        <m:sSub>
          <m:sSubPr>
            <m:ctrlPr>
              <w:rPr>
                <w:rFonts w:ascii="Cambria Math" w:hAnsi="Cambria Math"/>
                <w:i/>
              </w:rPr>
            </m:ctrlPr>
          </m:sSubPr>
          <m:e>
            <m:r>
              <w:rPr>
                <w:rFonts w:ascii="Cambria Math" w:hAnsi="Cambria Math"/>
              </w:rPr>
              <m:t>Pf</m:t>
            </m:r>
          </m:e>
          <m:sub>
            <m:r>
              <w:rPr>
                <w:rFonts w:ascii="Cambria Math" w:hAnsi="Cambria Math"/>
              </w:rPr>
              <m:t>p,s</m:t>
            </m:r>
          </m:sub>
        </m:sSub>
      </m:oMath>
      <w:r>
        <w:rPr>
          <w:rFonts w:eastAsiaTheme="minorEastAsia"/>
        </w:rPr>
        <w:t xml:space="preserve"> represents </w:t>
      </w:r>
      <w:r w:rsidR="00F829CA">
        <w:rPr>
          <w:rFonts w:eastAsiaTheme="minorEastAsia"/>
        </w:rPr>
        <w:t xml:space="preserve">a </w:t>
      </w:r>
      <w:r w:rsidR="00782BC4">
        <w:rPr>
          <w:rFonts w:eastAsiaTheme="minorEastAsia"/>
        </w:rPr>
        <w:t xml:space="preserve">peptidoform fraction – the </w:t>
      </w:r>
      <w:r w:rsidR="00F829CA">
        <w:rPr>
          <w:rFonts w:eastAsiaTheme="minorEastAsia"/>
        </w:rPr>
        <w:t xml:space="preserve">abundance of peptide </w:t>
      </w:r>
      <w:r w:rsidR="00F829CA">
        <w:rPr>
          <w:rFonts w:eastAsiaTheme="minorEastAsia"/>
          <w:i/>
          <w:iCs/>
        </w:rPr>
        <w:t xml:space="preserve">p </w:t>
      </w:r>
      <w:r w:rsidR="00F829CA" w:rsidRPr="0062015C">
        <w:rPr>
          <w:rFonts w:eastAsiaTheme="minorEastAsia"/>
        </w:rPr>
        <w:t xml:space="preserve">in </w:t>
      </w:r>
      <w:r w:rsidR="00F829CA" w:rsidRPr="00AF3F28">
        <w:rPr>
          <w:rFonts w:eastAsiaTheme="minorEastAsia"/>
        </w:rPr>
        <w:t>sample</w:t>
      </w:r>
      <w:r w:rsidR="00F829CA">
        <w:rPr>
          <w:rFonts w:eastAsiaTheme="minorEastAsia"/>
          <w:i/>
          <w:iCs/>
        </w:rPr>
        <w:t xml:space="preserve"> s </w:t>
      </w:r>
      <w:r w:rsidR="00F829CA">
        <w:rPr>
          <w:rFonts w:eastAsiaTheme="minorEastAsia"/>
        </w:rPr>
        <w:t>relative to all other peptides derived from the same parent protein.</w:t>
      </w:r>
      <w:r w:rsidR="00F829CA">
        <w:rPr>
          <w:rFonts w:eastAsiaTheme="minorEastAsia"/>
          <w:i/>
          <w:iCs/>
        </w:rPr>
        <w:t xml:space="preserve"> </w:t>
      </w:r>
      <w:r w:rsidR="00F829CA">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p,s</m:t>
            </m:r>
          </m:sub>
        </m:sSub>
      </m:oMath>
      <w:r w:rsidR="00366652">
        <w:rPr>
          <w:rFonts w:eastAsiaTheme="minorEastAsia"/>
        </w:rPr>
        <w:t xml:space="preserve"> represent</w:t>
      </w:r>
      <w:r w:rsidR="001D3BCB">
        <w:rPr>
          <w:rFonts w:eastAsiaTheme="minorEastAsia"/>
        </w:rPr>
        <w:t>s</w:t>
      </w:r>
      <w:r w:rsidR="00366652">
        <w:rPr>
          <w:rFonts w:eastAsiaTheme="minorEastAsia"/>
        </w:rPr>
        <w:t xml:space="preserve"> the log2 intensity</w:t>
      </w:r>
      <w:r w:rsidR="00AF3F28">
        <w:rPr>
          <w:rFonts w:eastAsiaTheme="minorEastAsia"/>
        </w:rPr>
        <w:t xml:space="preserve"> of peptide </w:t>
      </w:r>
      <w:r w:rsidR="00AF3F28">
        <w:rPr>
          <w:rFonts w:eastAsiaTheme="minorEastAsia"/>
          <w:i/>
          <w:iCs/>
        </w:rPr>
        <w:t xml:space="preserve">p </w:t>
      </w:r>
      <w:r w:rsidR="00AF3F28" w:rsidRPr="00AF3F28">
        <w:rPr>
          <w:rFonts w:eastAsiaTheme="minorEastAsia"/>
        </w:rPr>
        <w:t>in sample</w:t>
      </w:r>
      <w:r w:rsidR="00AF3F28">
        <w:rPr>
          <w:rFonts w:eastAsiaTheme="minorEastAsia"/>
          <w:i/>
          <w:iCs/>
        </w:rPr>
        <w:t xml:space="preserve"> s</w:t>
      </w:r>
      <w:r w:rsidR="00366652">
        <w:rPr>
          <w:rFonts w:eastAsiaTheme="minorEastAsia"/>
        </w:rPr>
        <w:t xml:space="preserve">, and </w:t>
      </w:r>
      <m:oMath>
        <m:sSub>
          <m:sSubPr>
            <m:ctrlPr>
              <w:rPr>
                <w:rFonts w:ascii="Cambria Math" w:hAnsi="Cambria Math"/>
                <w:i/>
              </w:rPr>
            </m:ctrlPr>
          </m:sSubPr>
          <m:e>
            <m:r>
              <w:rPr>
                <w:rFonts w:ascii="Cambria Math" w:hAnsi="Cambria Math"/>
              </w:rPr>
              <m:t>I</m:t>
            </m:r>
          </m:e>
          <m:sub>
            <m:r>
              <w:rPr>
                <w:rFonts w:ascii="Cambria Math" w:hAnsi="Cambria Math"/>
              </w:rPr>
              <m:t>P,s</m:t>
            </m:r>
          </m:sub>
        </m:sSub>
      </m:oMath>
      <w:r w:rsidR="00366652">
        <w:rPr>
          <w:rFonts w:eastAsiaTheme="minorEastAsia"/>
        </w:rPr>
        <w:t xml:space="preserve"> represent</w:t>
      </w:r>
      <w:r w:rsidR="001D3BCB">
        <w:rPr>
          <w:rFonts w:eastAsiaTheme="minorEastAsia"/>
        </w:rPr>
        <w:t>s</w:t>
      </w:r>
      <w:r w:rsidR="00366652">
        <w:rPr>
          <w:rFonts w:eastAsiaTheme="minorEastAsia"/>
        </w:rPr>
        <w:t xml:space="preserve"> the </w:t>
      </w:r>
      <w:r w:rsidR="00F26FEE">
        <w:rPr>
          <w:rFonts w:eastAsiaTheme="minorEastAsia"/>
        </w:rPr>
        <w:t xml:space="preserve">log2 </w:t>
      </w:r>
      <w:r w:rsidR="00B829BE">
        <w:rPr>
          <w:rFonts w:eastAsiaTheme="minorEastAsia"/>
        </w:rPr>
        <w:t xml:space="preserve">abundance </w:t>
      </w:r>
      <w:r w:rsidR="00AF3F28">
        <w:rPr>
          <w:rFonts w:eastAsiaTheme="minorEastAsia"/>
        </w:rPr>
        <w:t>of</w:t>
      </w:r>
      <w:r w:rsidR="00822D2D">
        <w:rPr>
          <w:rFonts w:eastAsiaTheme="minorEastAsia"/>
        </w:rPr>
        <w:t xml:space="preserve"> the peptide’s parent protein, </w:t>
      </w:r>
      <w:r w:rsidR="00822D2D">
        <w:rPr>
          <w:rFonts w:eastAsiaTheme="minorEastAsia"/>
          <w:i/>
          <w:iCs/>
        </w:rPr>
        <w:t>P</w:t>
      </w:r>
      <w:r w:rsidR="00822D2D">
        <w:rPr>
          <w:rFonts w:eastAsiaTheme="minorEastAsia"/>
        </w:rPr>
        <w:t xml:space="preserve">, in sample </w:t>
      </w:r>
      <w:r w:rsidR="00822D2D">
        <w:rPr>
          <w:rFonts w:eastAsiaTheme="minorEastAsia"/>
          <w:i/>
          <w:iCs/>
        </w:rPr>
        <w:t>s</w:t>
      </w:r>
      <w:r w:rsidR="00822D2D">
        <w:rPr>
          <w:rFonts w:eastAsiaTheme="minorEastAsia"/>
        </w:rPr>
        <w:t xml:space="preserve">. </w:t>
      </w:r>
      <w:r w:rsidR="00B829BE">
        <w:t xml:space="preserve">As these calculations are performed on log-transformed values, the </w:t>
      </w:r>
      <m:oMath>
        <m:sSub>
          <m:sSubPr>
            <m:ctrlPr>
              <w:rPr>
                <w:rFonts w:ascii="Cambria Math" w:hAnsi="Cambria Math"/>
                <w:i/>
              </w:rPr>
            </m:ctrlPr>
          </m:sSubPr>
          <m:e>
            <m:r>
              <w:rPr>
                <w:rFonts w:ascii="Cambria Math" w:hAnsi="Cambria Math"/>
              </w:rPr>
              <m:t>I</m:t>
            </m:r>
          </m:e>
          <m:sub>
            <m:r>
              <w:rPr>
                <w:rFonts w:ascii="Cambria Math" w:hAnsi="Cambria Math"/>
              </w:rPr>
              <m:t>p,s</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P,s</m:t>
            </m:r>
          </m:sub>
        </m:sSub>
        <m:r>
          <w:rPr>
            <w:rFonts w:ascii="Cambria Math" w:hAnsi="Cambria Math"/>
          </w:rPr>
          <m:t xml:space="preserve"> </m:t>
        </m:r>
      </m:oMath>
      <w:r w:rsidR="00B829BE">
        <w:rPr>
          <w:rFonts w:eastAsiaTheme="minorEastAsia"/>
        </w:rPr>
        <w:t>term</w:t>
      </w:r>
      <w:r w:rsidR="00B829BE">
        <w:t xml:space="preserve"> represent the ratio between peptide and protein intensity. The</w:t>
      </w:r>
      <w:r w:rsidR="005A021D">
        <w:t xml:space="preserve"> term</w:t>
      </w:r>
      <w:r w:rsidR="00B829BE">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I</m:t>
                </m:r>
              </m:e>
              <m:sub>
                <m:r>
                  <w:rPr>
                    <w:rFonts w:ascii="Cambria Math" w:hAnsi="Cambria Math"/>
                  </w:rPr>
                  <m:t>P</m:t>
                </m:r>
              </m:sub>
            </m:sSub>
          </m:e>
        </m:acc>
      </m:oMath>
      <w:r w:rsidR="005A021D">
        <w:rPr>
          <w:rFonts w:eastAsiaTheme="minorEastAsia"/>
        </w:rPr>
        <w:t xml:space="preserve"> represent the median intensity of protein P across all samples and </w:t>
      </w:r>
      <w:r w:rsidR="00B829BE">
        <w:rPr>
          <w:rFonts w:eastAsiaTheme="minorEastAsia"/>
        </w:rPr>
        <w:t xml:space="preserve">is </w:t>
      </w:r>
      <w:r w:rsidR="005A021D">
        <w:rPr>
          <w:rFonts w:eastAsiaTheme="minorEastAsia"/>
        </w:rPr>
        <w:t>a</w:t>
      </w:r>
      <w:r w:rsidR="00B829BE">
        <w:rPr>
          <w:rFonts w:eastAsiaTheme="minorEastAsia"/>
        </w:rPr>
        <w:t xml:space="preserve"> constant scaling factor, as addition of log transformed values is equivalent to </w:t>
      </w:r>
      <w:r w:rsidR="00844D4B">
        <w:rPr>
          <w:rFonts w:eastAsiaTheme="minorEastAsia"/>
        </w:rPr>
        <w:t>multiplication of non-log-transformed values</w:t>
      </w:r>
      <w:r w:rsidR="00B829BE">
        <w:rPr>
          <w:rFonts w:eastAsiaTheme="minorEastAsia"/>
        </w:rPr>
        <w:t>.</w:t>
      </w:r>
      <w:r w:rsidR="00B829BE">
        <w:t xml:space="preserve">  </w:t>
      </w:r>
      <w:r w:rsidR="00B829BE">
        <w:t xml:space="preserve">If the parent protein for a given peptide had fewer than 4 quantified peptides in total, it was excluded from this analysis. </w:t>
      </w:r>
      <w:r w:rsidR="00822D2D">
        <w:rPr>
          <w:rFonts w:eastAsiaTheme="minorEastAsia"/>
        </w:rPr>
        <w:t xml:space="preserve">Differential </w:t>
      </w:r>
      <w:r w:rsidR="00B829BE">
        <w:rPr>
          <w:rFonts w:eastAsiaTheme="minorEastAsia"/>
        </w:rPr>
        <w:t xml:space="preserve">fraction </w:t>
      </w:r>
      <w:r w:rsidR="00822D2D">
        <w:rPr>
          <w:rFonts w:eastAsiaTheme="minorEastAsia"/>
        </w:rPr>
        <w:t xml:space="preserve">analysis was conducted </w:t>
      </w:r>
      <w:r w:rsidR="00584381">
        <w:rPr>
          <w:rFonts w:eastAsiaTheme="minorEastAsia"/>
        </w:rPr>
        <w:t xml:space="preserve">the same as for the protein level analysis, with the exception that normalization was disabled in the dpcDE function </w:t>
      </w:r>
      <w:r w:rsidR="00584381">
        <w:t xml:space="preserve">(“sample.weights” was set to False).   </w:t>
      </w:r>
    </w:p>
    <w:p w14:paraId="5E71CCCD" w14:textId="77777777" w:rsidR="00822D2D" w:rsidRDefault="00822D2D" w:rsidP="007F524D">
      <w:pPr>
        <w:rPr>
          <w:rFonts w:eastAsiaTheme="minorEastAsia"/>
        </w:rPr>
      </w:pPr>
    </w:p>
    <w:p w14:paraId="0CF4454E" w14:textId="77777777" w:rsidR="00B00A41" w:rsidRPr="00446E70" w:rsidRDefault="00D275BD">
      <w:pPr>
        <w:pStyle w:val="Heading1"/>
        <w:rPr>
          <w:rFonts w:asciiTheme="minorHAnsi" w:hAnsiTheme="minorHAnsi"/>
          <w:b/>
          <w:bCs/>
          <w:color w:val="auto"/>
          <w:sz w:val="22"/>
          <w:szCs w:val="22"/>
          <w:u w:val="single"/>
        </w:rPr>
      </w:pPr>
      <w:r w:rsidRPr="00446E70">
        <w:rPr>
          <w:rFonts w:asciiTheme="minorHAnsi" w:hAnsiTheme="minorHAnsi"/>
          <w:b/>
          <w:bCs/>
          <w:color w:val="auto"/>
          <w:sz w:val="22"/>
          <w:szCs w:val="22"/>
          <w:u w:val="single"/>
        </w:rPr>
        <w:t>Results and Discussion</w:t>
      </w:r>
    </w:p>
    <w:p w14:paraId="6C4213A6" w14:textId="62522D7C" w:rsidR="00446E70" w:rsidRPr="00446E70" w:rsidRDefault="00446E70" w:rsidP="00446E70">
      <w:pPr>
        <w:rPr>
          <w:b/>
          <w:bCs/>
        </w:rPr>
      </w:pPr>
      <w:r w:rsidRPr="00446E70">
        <w:rPr>
          <w:b/>
          <w:bCs/>
        </w:rPr>
        <w:t>Identification of Post-Translationally Modified Peptides</w:t>
      </w:r>
    </w:p>
    <w:p w14:paraId="22AC1FFF" w14:textId="4CA1D5BB" w:rsidR="000C1C23" w:rsidRDefault="000C1C23" w:rsidP="0067231F">
      <w:pPr>
        <w:jc w:val="both"/>
      </w:pPr>
      <w:r>
        <w:t>We</w:t>
      </w:r>
      <w:r w:rsidR="00FF015D">
        <w:t xml:space="preserve"> searched</w:t>
      </w:r>
      <w:r>
        <w:t xml:space="preserve"> 100 data files from the study by Guise et al. </w:t>
      </w:r>
      <w:r w:rsidR="00887EA0" w:rsidRPr="00C0127D">
        <w:rPr>
          <w:b/>
          <w:bCs/>
        </w:rPr>
        <w:t>[REF]</w:t>
      </w:r>
      <w:r w:rsidR="00887EA0">
        <w:t xml:space="preserve"> </w:t>
      </w:r>
      <w:r>
        <w:t xml:space="preserve">Each file corresponds to a single spinal-cord motor neuron; a total of 75 cells were taken from three different ALS patients, and a total of 25 cells were taken from two control patients. </w:t>
      </w:r>
      <w:r w:rsidR="00FF015D">
        <w:t>First, we</w:t>
      </w:r>
      <w:r>
        <w:t xml:space="preserve"> searched the data </w:t>
      </w:r>
      <w:r w:rsidR="00FF015D">
        <w:t xml:space="preserve">against </w:t>
      </w:r>
      <w:r w:rsidR="009E345D">
        <w:t xml:space="preserve">the UniProt Human FASTA database </w:t>
      </w:r>
      <w:r>
        <w:t>consider</w:t>
      </w:r>
      <w:r w:rsidR="009E345D">
        <w:t>ing</w:t>
      </w:r>
      <w:r>
        <w:t xml:space="preserve"> a small number of variable modifications. On the protein N-terminus, we considered acetylation, cyclization of glutamine or glutamate to form pyroglutamate, and loss of methionine. </w:t>
      </w:r>
      <w:r w:rsidR="009E345D">
        <w:t>We also</w:t>
      </w:r>
      <w:r>
        <w:t xml:space="preserve"> considered deamidation o</w:t>
      </w:r>
      <w:r w:rsidR="009E345D">
        <w:t>f any</w:t>
      </w:r>
      <w:r>
        <w:t xml:space="preserve"> glutamine or asparagine </w:t>
      </w:r>
      <w:r w:rsidR="009E345D">
        <w:t xml:space="preserve">residue </w:t>
      </w:r>
      <w:r>
        <w:t xml:space="preserve">and oxidation of </w:t>
      </w:r>
      <w:r w:rsidR="009E345D">
        <w:t xml:space="preserve">any </w:t>
      </w:r>
      <w:r>
        <w:t>methionine</w:t>
      </w:r>
      <w:r w:rsidR="009E345D">
        <w:t xml:space="preserve"> residue</w:t>
      </w:r>
      <w:r>
        <w:t xml:space="preserve">. These are all commonly included in standard proteomic </w:t>
      </w:r>
      <w:r>
        <w:lastRenderedPageBreak/>
        <w:t>analyses and were considered in the original publication’s analysis. Our initial search identified</w:t>
      </w:r>
      <w:r w:rsidR="000E012F">
        <w:t xml:space="preserve"> </w:t>
      </w:r>
      <w:r w:rsidR="000E012F" w:rsidRPr="0062015C">
        <w:rPr>
          <w:highlight w:val="yellow"/>
        </w:rPr>
        <w:t>805,154 PSMs,</w:t>
      </w:r>
      <w:r w:rsidRPr="0062015C">
        <w:rPr>
          <w:highlight w:val="yellow"/>
        </w:rPr>
        <w:t xml:space="preserve"> 31,069 peptides and 3,243</w:t>
      </w:r>
      <w:r>
        <w:t xml:space="preserve"> proteins at a 1% false-discovery rate (</w:t>
      </w:r>
      <w:commentRangeStart w:id="15"/>
      <w:r>
        <w:t>FDR</w:t>
      </w:r>
      <w:commentRangeEnd w:id="15"/>
      <w:r w:rsidR="004D5CA2">
        <w:rPr>
          <w:rStyle w:val="CommentReference"/>
          <w:sz w:val="22"/>
          <w:szCs w:val="22"/>
        </w:rPr>
        <w:commentReference w:id="15"/>
      </w:r>
      <w:r>
        <w:t xml:space="preserve">). </w:t>
      </w:r>
    </w:p>
    <w:p w14:paraId="79EBB760" w14:textId="152D9E33" w:rsidR="00D864F3" w:rsidRDefault="000C1C23" w:rsidP="0067231F">
      <w:pPr>
        <w:jc w:val="both"/>
      </w:pPr>
      <w:r>
        <w:t xml:space="preserve">A second search, where </w:t>
      </w:r>
      <w:r w:rsidR="00C828C9">
        <w:t xml:space="preserve">a diverse set of </w:t>
      </w:r>
      <w:r>
        <w:t xml:space="preserve">post-translational modifications were considered, identified substantially more peptides and proteins. </w:t>
      </w:r>
      <w:r w:rsidR="00FF015D">
        <w:t xml:space="preserve">In this search, we used </w:t>
      </w:r>
      <w:r w:rsidR="009E345D">
        <w:t>the UniProt Human XML database</w:t>
      </w:r>
      <w:r w:rsidR="00FF015D">
        <w:t xml:space="preserve"> which is annotated with PTMs that have previously been reported in the literature. We also used </w:t>
      </w:r>
      <w:r w:rsidR="002C2F5E">
        <w:t>GPTMD</w:t>
      </w:r>
      <w:r w:rsidR="00FF015D">
        <w:t xml:space="preserve"> to discover</w:t>
      </w:r>
      <w:r>
        <w:t xml:space="preserve"> 3</w:t>
      </w:r>
      <w:r w:rsidR="00544337">
        <w:t>6</w:t>
      </w:r>
      <w:r>
        <w:t xml:space="preserve"> types of PTMs</w:t>
      </w:r>
      <w:r w:rsidR="00FF015D">
        <w:t xml:space="preserve"> that were present in the data</w:t>
      </w:r>
      <w:r>
        <w:t xml:space="preserve">: common biological modifications such as phosphorylation, and artifactual modifications such as ammonia loss </w:t>
      </w:r>
      <w:r w:rsidR="009E345D">
        <w:t>or</w:t>
      </w:r>
      <w:r>
        <w:t xml:space="preserve"> adducted metals. This search identified</w:t>
      </w:r>
      <w:r w:rsidR="00EC0949">
        <w:t xml:space="preserve"> </w:t>
      </w:r>
      <w:r w:rsidR="000E012F">
        <w:t>1</w:t>
      </w:r>
      <w:r w:rsidR="007B7BB6">
        <w:t>,</w:t>
      </w:r>
      <w:r w:rsidR="000E012F">
        <w:t>137</w:t>
      </w:r>
      <w:r w:rsidR="007B7BB6">
        <w:t>,</w:t>
      </w:r>
      <w:r w:rsidR="000E012F">
        <w:t>831 PSMs,</w:t>
      </w:r>
      <w:r>
        <w:t xml:space="preserve"> </w:t>
      </w:r>
      <w:r w:rsidR="000E012F">
        <w:t>48,581</w:t>
      </w:r>
      <w:r>
        <w:t xml:space="preserve"> peptides and 3,</w:t>
      </w:r>
      <w:r w:rsidR="000E012F">
        <w:t>353</w:t>
      </w:r>
      <w:r>
        <w:t xml:space="preserve"> proteins</w:t>
      </w:r>
      <w:r w:rsidR="000E012F">
        <w:t xml:space="preserve"> at a 1% FDR. </w:t>
      </w:r>
      <w:r>
        <w:t xml:space="preserve"> </w:t>
      </w:r>
      <w:r w:rsidR="00FF015D">
        <w:t xml:space="preserve">The inclusion of </w:t>
      </w:r>
      <w:r w:rsidR="00544337">
        <w:t xml:space="preserve">additional PTMs increased the number of </w:t>
      </w:r>
      <w:r w:rsidR="002C2F5E">
        <w:t xml:space="preserve">PSMs by 41% and the number of </w:t>
      </w:r>
      <w:r w:rsidR="00544337">
        <w:t>peptide</w:t>
      </w:r>
      <w:r w:rsidR="00494AD9">
        <w:t xml:space="preserve"> identifications </w:t>
      </w:r>
      <w:r w:rsidR="00544337">
        <w:t xml:space="preserve">by </w:t>
      </w:r>
      <w:r w:rsidR="000E012F">
        <w:t>5</w:t>
      </w:r>
      <w:r w:rsidR="00FF015D">
        <w:t>5</w:t>
      </w:r>
      <w:r w:rsidR="002C2F5E">
        <w:t>%</w:t>
      </w:r>
      <w:r w:rsidR="001709C0">
        <w:t xml:space="preserve"> as </w:t>
      </w:r>
      <w:r w:rsidR="001A3EF7">
        <w:t>shown in Figures 1A</w:t>
      </w:r>
      <w:r w:rsidR="00330182">
        <w:t xml:space="preserve"> and B</w:t>
      </w:r>
      <w:r w:rsidR="001A3EF7">
        <w:t>.</w:t>
      </w:r>
      <w:r w:rsidR="00494AD9">
        <w:t xml:space="preserve">  </w:t>
      </w:r>
    </w:p>
    <w:p w14:paraId="5A1C2E5A" w14:textId="7B857708" w:rsidR="003B4AEB" w:rsidRDefault="00F65F70" w:rsidP="0067231F">
      <w:pPr>
        <w:jc w:val="both"/>
      </w:pPr>
      <w:r w:rsidRPr="0003067D">
        <w:rPr>
          <w:noProof/>
        </w:rPr>
        <mc:AlternateContent>
          <mc:Choice Requires="wps">
            <w:drawing>
              <wp:anchor distT="45720" distB="45720" distL="114300" distR="114300" simplePos="0" relativeHeight="251658242" behindDoc="0" locked="0" layoutInCell="1" allowOverlap="1" wp14:anchorId="20D4B720" wp14:editId="57F6E8E2">
                <wp:simplePos x="0" y="0"/>
                <wp:positionH relativeFrom="column">
                  <wp:posOffset>0</wp:posOffset>
                </wp:positionH>
                <wp:positionV relativeFrom="paragraph">
                  <wp:posOffset>400685</wp:posOffset>
                </wp:positionV>
                <wp:extent cx="5874385" cy="5717540"/>
                <wp:effectExtent l="0" t="0" r="18415" b="10160"/>
                <wp:wrapSquare wrapText="bothSides"/>
                <wp:docPr id="2110921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4385" cy="5717540"/>
                        </a:xfrm>
                        <a:prstGeom prst="rect">
                          <a:avLst/>
                        </a:prstGeom>
                        <a:solidFill>
                          <a:srgbClr val="FFFFFF"/>
                        </a:solidFill>
                        <a:ln w="9525">
                          <a:solidFill>
                            <a:srgbClr val="000000"/>
                          </a:solidFill>
                          <a:miter lim="800000"/>
                          <a:headEnd/>
                          <a:tailEnd/>
                        </a:ln>
                      </wps:spPr>
                      <wps:txbx>
                        <w:txbxContent>
                          <w:p w14:paraId="634DEC38" w14:textId="68502901" w:rsidR="00D864F3" w:rsidRDefault="00C828C9" w:rsidP="00D864F3">
                            <w:pPr>
                              <w:keepNext/>
                              <w:jc w:val="center"/>
                            </w:pPr>
                            <w:r w:rsidRPr="00C828C9">
                              <w:rPr>
                                <w:noProof/>
                              </w:rPr>
                              <w:drawing>
                                <wp:inline distT="0" distB="0" distL="0" distR="0" wp14:anchorId="4AA33EB5" wp14:editId="53D0AB51">
                                  <wp:extent cx="5682615" cy="4476115"/>
                                  <wp:effectExtent l="0" t="0" r="0" b="0"/>
                                  <wp:docPr id="13" name="Picture 12">
                                    <a:extLst xmlns:a="http://schemas.openxmlformats.org/drawingml/2006/main">
                                      <a:ext uri="{FF2B5EF4-FFF2-40B4-BE49-F238E27FC236}">
                                        <a16:creationId xmlns:a16="http://schemas.microsoft.com/office/drawing/2014/main" id="{E4BD9566-BAF3-AC13-9DDD-32F5996A9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4BD9566-BAF3-AC13-9DDD-32F5996A9BF1}"/>
                                              </a:ext>
                                            </a:extLst>
                                          </pic:cNvPr>
                                          <pic:cNvPicPr>
                                            <a:picLocks noChangeAspect="1"/>
                                          </pic:cNvPicPr>
                                        </pic:nvPicPr>
                                        <pic:blipFill>
                                          <a:blip r:embed="rId17"/>
                                          <a:stretch>
                                            <a:fillRect/>
                                          </a:stretch>
                                        </pic:blipFill>
                                        <pic:spPr>
                                          <a:xfrm>
                                            <a:off x="0" y="0"/>
                                            <a:ext cx="5682615" cy="4476115"/>
                                          </a:xfrm>
                                          <a:prstGeom prst="rect">
                                            <a:avLst/>
                                          </a:prstGeom>
                                        </pic:spPr>
                                      </pic:pic>
                                    </a:graphicData>
                                  </a:graphic>
                                </wp:inline>
                              </w:drawing>
                            </w:r>
                          </w:p>
                          <w:p w14:paraId="31E74F82" w14:textId="14D59860" w:rsidR="00D864F3" w:rsidRDefault="00D864F3" w:rsidP="00C0127D">
                            <w:pPr>
                              <w:pStyle w:val="Caption"/>
                            </w:pPr>
                            <w:r>
                              <w:t xml:space="preserve">Figure </w:t>
                            </w:r>
                            <w:r>
                              <w:rPr>
                                <w:i w:val="0"/>
                                <w:iCs w:val="0"/>
                              </w:rPr>
                              <w:t>1</w:t>
                            </w:r>
                            <w:r>
                              <w:t>: Frequency of Post-Translational Modifications in the ALS Motor Neuron Dataset</w:t>
                            </w:r>
                            <w:r w:rsidR="00F65F70">
                              <w:t xml:space="preserve"> </w:t>
                            </w:r>
                            <w:r w:rsidR="00F65F70" w:rsidRPr="000836F5">
                              <w:rPr>
                                <w:b/>
                                <w:bCs/>
                                <w:i w:val="0"/>
                                <w:iCs w:val="0"/>
                              </w:rPr>
                              <w:t>A</w:t>
                            </w:r>
                            <w:r w:rsidR="00F65F70">
                              <w:rPr>
                                <w:b/>
                                <w:bCs/>
                                <w:i w:val="0"/>
                                <w:iCs w:val="0"/>
                              </w:rPr>
                              <w:t xml:space="preserve">. </w:t>
                            </w:r>
                            <w:r w:rsidR="00F65F70">
                              <w:rPr>
                                <w:i w:val="0"/>
                                <w:iCs w:val="0"/>
                              </w:rPr>
                              <w:t xml:space="preserve">Number of PSMs detected at 1% FDR in each cell, </w:t>
                            </w:r>
                            <w:r w:rsidR="00C53B74">
                              <w:rPr>
                                <w:i w:val="0"/>
                                <w:iCs w:val="0"/>
                              </w:rPr>
                              <w:t>for the limited PTM search and the diverse PTM search</w:t>
                            </w:r>
                            <w:r w:rsidR="00F65F70">
                              <w:rPr>
                                <w:i w:val="0"/>
                                <w:iCs w:val="0"/>
                              </w:rPr>
                              <w:t xml:space="preserve">. </w:t>
                            </w:r>
                            <w:r w:rsidR="00F65F70">
                              <w:rPr>
                                <w:b/>
                                <w:bCs/>
                                <w:i w:val="0"/>
                                <w:iCs w:val="0"/>
                              </w:rPr>
                              <w:t>B.</w:t>
                            </w:r>
                            <w:r w:rsidR="00F65F70">
                              <w:rPr>
                                <w:i w:val="0"/>
                                <w:iCs w:val="0"/>
                              </w:rPr>
                              <w:t xml:space="preserve"> Frequency at which biologically relevant post-translational modifications that were detected in the dataset. Each bar represents the sum of spectra mapped to peptides containing each modification. </w:t>
                            </w:r>
                            <w:r w:rsidR="00F65F70" w:rsidRPr="000836F5">
                              <w:rPr>
                                <w:b/>
                                <w:bCs/>
                                <w:i w:val="0"/>
                                <w:iCs w:val="0"/>
                              </w:rPr>
                              <w:t>C.</w:t>
                            </w:r>
                            <w:r w:rsidR="00F65F70">
                              <w:rPr>
                                <w:b/>
                                <w:bCs/>
                                <w:i w:val="0"/>
                                <w:iCs w:val="0"/>
                              </w:rPr>
                              <w:t xml:space="preserve"> </w:t>
                            </w:r>
                            <w:r w:rsidR="00F65F70">
                              <w:rPr>
                                <w:i w:val="0"/>
                                <w:iCs w:val="0"/>
                              </w:rPr>
                              <w:t>Number of PSMs detected at 1% FDR in each cell, with and without the consideration of PTMs</w:t>
                            </w:r>
                            <w:r w:rsidR="00C53B74" w:rsidRPr="00C53B74">
                              <w:rPr>
                                <w:i w:val="0"/>
                                <w:iCs w:val="0"/>
                              </w:rPr>
                              <w:t xml:space="preserve"> </w:t>
                            </w:r>
                            <w:r w:rsidR="00C53B74">
                              <w:rPr>
                                <w:i w:val="0"/>
                                <w:iCs w:val="0"/>
                              </w:rPr>
                              <w:t xml:space="preserve">for the limited PTM search and the diverse PTM search. </w:t>
                            </w:r>
                            <w:r w:rsidR="00F65F70">
                              <w:rPr>
                                <w:i w:val="0"/>
                                <w:iCs w:val="0"/>
                              </w:rPr>
                              <w:t xml:space="preserve"> </w:t>
                            </w:r>
                            <w:r w:rsidR="00F65F70">
                              <w:rPr>
                                <w:b/>
                                <w:bCs/>
                                <w:i w:val="0"/>
                                <w:iCs w:val="0"/>
                              </w:rPr>
                              <w:t>D.</w:t>
                            </w:r>
                            <w:r w:rsidR="00F65F70">
                              <w:rPr>
                                <w:i w:val="0"/>
                                <w:iCs w:val="0"/>
                              </w:rPr>
                              <w:t xml:space="preserve"> Frequency at which </w:t>
                            </w:r>
                            <w:r w:rsidR="00C53B74">
                              <w:rPr>
                                <w:i w:val="0"/>
                                <w:iCs w:val="0"/>
                              </w:rPr>
                              <w:t xml:space="preserve">non-biological </w:t>
                            </w:r>
                            <w:r w:rsidR="00F65F70">
                              <w:rPr>
                                <w:i w:val="0"/>
                                <w:iCs w:val="0"/>
                              </w:rPr>
                              <w:t>post-translational modifications were detected in the dataset</w:t>
                            </w:r>
                            <w:r w:rsidR="00C53B74">
                              <w:rPr>
                                <w:i w:val="0"/>
                                <w:iCs w:val="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D4B720" id="_x0000_t202" coordsize="21600,21600" o:spt="202" path="m,l,21600r21600,l21600,xe">
                <v:stroke joinstyle="miter"/>
                <v:path gradientshapeok="t" o:connecttype="rect"/>
              </v:shapetype>
              <v:shape id="Text Box 2" o:spid="_x0000_s1026" type="#_x0000_t202" style="position:absolute;left:0;text-align:left;margin-left:0;margin-top:31.55pt;width:462.55pt;height:450.2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">
                <v:textbox>
                  <w:txbxContent>
                    <w:p w14:paraId="634DEC38" w14:textId="68502901" w:rsidR="00D864F3" w:rsidRDefault="00C828C9" w:rsidP="00D864F3">
                      <w:pPr>
                        <w:keepNext/>
                        <w:jc w:val="center"/>
                      </w:pPr>
                      <w:r w:rsidRPr="00C828C9">
                        <w:rPr>
                          <w:noProof/>
                        </w:rPr>
                        <w:drawing>
                          <wp:inline distT="0" distB="0" distL="0" distR="0" wp14:anchorId="4AA33EB5" wp14:editId="53D0AB51">
                            <wp:extent cx="5682615" cy="4476115"/>
                            <wp:effectExtent l="0" t="0" r="0" b="0"/>
                            <wp:docPr id="13" name="Picture 12">
                              <a:extLst xmlns:a="http://schemas.openxmlformats.org/drawingml/2006/main">
                                <a:ext uri="{FF2B5EF4-FFF2-40B4-BE49-F238E27FC236}">
                                  <a16:creationId xmlns:a16="http://schemas.microsoft.com/office/drawing/2014/main" id="{E4BD9566-BAF3-AC13-9DDD-32F5996A9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4BD9566-BAF3-AC13-9DDD-32F5996A9BF1}"/>
                                        </a:ext>
                                      </a:extLst>
                                    </pic:cNvPr>
                                    <pic:cNvPicPr>
                                      <a:picLocks noChangeAspect="1"/>
                                    </pic:cNvPicPr>
                                  </pic:nvPicPr>
                                  <pic:blipFill>
                                    <a:blip r:embed="rId17"/>
                                    <a:stretch>
                                      <a:fillRect/>
                                    </a:stretch>
                                  </pic:blipFill>
                                  <pic:spPr>
                                    <a:xfrm>
                                      <a:off x="0" y="0"/>
                                      <a:ext cx="5682615" cy="4476115"/>
                                    </a:xfrm>
                                    <a:prstGeom prst="rect">
                                      <a:avLst/>
                                    </a:prstGeom>
                                  </pic:spPr>
                                </pic:pic>
                              </a:graphicData>
                            </a:graphic>
                          </wp:inline>
                        </w:drawing>
                      </w:r>
                    </w:p>
                    <w:p w14:paraId="31E74F82" w14:textId="14D59860" w:rsidR="00D864F3" w:rsidRDefault="00D864F3" w:rsidP="00C0127D">
                      <w:pPr>
                        <w:pStyle w:val="Caption"/>
                      </w:pPr>
                      <w:r>
                        <w:t xml:space="preserve">Figure </w:t>
                      </w:r>
                      <w:r>
                        <w:rPr>
                          <w:i w:val="0"/>
                          <w:iCs w:val="0"/>
                        </w:rPr>
                        <w:t>1</w:t>
                      </w:r>
                      <w:r>
                        <w:t>: Frequency of Post-Translational Modifications in the ALS Motor Neuron Dataset</w:t>
                      </w:r>
                      <w:r w:rsidR="00F65F70">
                        <w:t xml:space="preserve"> </w:t>
                      </w:r>
                      <w:r w:rsidR="00F65F70" w:rsidRPr="000836F5">
                        <w:rPr>
                          <w:b/>
                          <w:bCs/>
                          <w:i w:val="0"/>
                          <w:iCs w:val="0"/>
                        </w:rPr>
                        <w:t>A</w:t>
                      </w:r>
                      <w:r w:rsidR="00F65F70">
                        <w:rPr>
                          <w:b/>
                          <w:bCs/>
                          <w:i w:val="0"/>
                          <w:iCs w:val="0"/>
                        </w:rPr>
                        <w:t xml:space="preserve">. </w:t>
                      </w:r>
                      <w:r w:rsidR="00F65F70">
                        <w:rPr>
                          <w:i w:val="0"/>
                          <w:iCs w:val="0"/>
                        </w:rPr>
                        <w:t xml:space="preserve">Number of PSMs detected at 1% FDR in each cell, </w:t>
                      </w:r>
                      <w:r w:rsidR="00C53B74">
                        <w:rPr>
                          <w:i w:val="0"/>
                          <w:iCs w:val="0"/>
                        </w:rPr>
                        <w:t>for the limited PTM search and the diverse PTM search</w:t>
                      </w:r>
                      <w:r w:rsidR="00F65F70">
                        <w:rPr>
                          <w:i w:val="0"/>
                          <w:iCs w:val="0"/>
                        </w:rPr>
                        <w:t xml:space="preserve">. </w:t>
                      </w:r>
                      <w:r w:rsidR="00F65F70">
                        <w:rPr>
                          <w:b/>
                          <w:bCs/>
                          <w:i w:val="0"/>
                          <w:iCs w:val="0"/>
                        </w:rPr>
                        <w:t>B.</w:t>
                      </w:r>
                      <w:r w:rsidR="00F65F70">
                        <w:rPr>
                          <w:i w:val="0"/>
                          <w:iCs w:val="0"/>
                        </w:rPr>
                        <w:t xml:space="preserve"> Frequency at which biologically relevant post-translational modifications that were detected in the dataset. Each bar represents the sum of spectra mapped to peptides containing each modification. </w:t>
                      </w:r>
                      <w:r w:rsidR="00F65F70" w:rsidRPr="000836F5">
                        <w:rPr>
                          <w:b/>
                          <w:bCs/>
                          <w:i w:val="0"/>
                          <w:iCs w:val="0"/>
                        </w:rPr>
                        <w:t>C.</w:t>
                      </w:r>
                      <w:r w:rsidR="00F65F70">
                        <w:rPr>
                          <w:b/>
                          <w:bCs/>
                          <w:i w:val="0"/>
                          <w:iCs w:val="0"/>
                        </w:rPr>
                        <w:t xml:space="preserve"> </w:t>
                      </w:r>
                      <w:r w:rsidR="00F65F70">
                        <w:rPr>
                          <w:i w:val="0"/>
                          <w:iCs w:val="0"/>
                        </w:rPr>
                        <w:t>Number of PSMs detected at 1% FDR in each cell, with and without the consideration of PTMs</w:t>
                      </w:r>
                      <w:r w:rsidR="00C53B74" w:rsidRPr="00C53B74">
                        <w:rPr>
                          <w:i w:val="0"/>
                          <w:iCs w:val="0"/>
                        </w:rPr>
                        <w:t xml:space="preserve"> </w:t>
                      </w:r>
                      <w:r w:rsidR="00C53B74">
                        <w:rPr>
                          <w:i w:val="0"/>
                          <w:iCs w:val="0"/>
                        </w:rPr>
                        <w:t xml:space="preserve">for the limited PTM search and the diverse PTM search. </w:t>
                      </w:r>
                      <w:r w:rsidR="00F65F70">
                        <w:rPr>
                          <w:i w:val="0"/>
                          <w:iCs w:val="0"/>
                        </w:rPr>
                        <w:t xml:space="preserve"> </w:t>
                      </w:r>
                      <w:r w:rsidR="00F65F70">
                        <w:rPr>
                          <w:b/>
                          <w:bCs/>
                          <w:i w:val="0"/>
                          <w:iCs w:val="0"/>
                        </w:rPr>
                        <w:t>D.</w:t>
                      </w:r>
                      <w:r w:rsidR="00F65F70">
                        <w:rPr>
                          <w:i w:val="0"/>
                          <w:iCs w:val="0"/>
                        </w:rPr>
                        <w:t xml:space="preserve"> Frequency at which </w:t>
                      </w:r>
                      <w:r w:rsidR="00C53B74">
                        <w:rPr>
                          <w:i w:val="0"/>
                          <w:iCs w:val="0"/>
                        </w:rPr>
                        <w:t xml:space="preserve">non-biological </w:t>
                      </w:r>
                      <w:r w:rsidR="00F65F70">
                        <w:rPr>
                          <w:i w:val="0"/>
                          <w:iCs w:val="0"/>
                        </w:rPr>
                        <w:t>post-translational modifications were detected in the dataset</w:t>
                      </w:r>
                      <w:r w:rsidR="00C53B74">
                        <w:rPr>
                          <w:i w:val="0"/>
                          <w:iCs w:val="0"/>
                        </w:rPr>
                        <w:t>.</w:t>
                      </w:r>
                    </w:p>
                  </w:txbxContent>
                </v:textbox>
                <w10:wrap type="square"/>
              </v:shape>
            </w:pict>
          </mc:Fallback>
        </mc:AlternateContent>
      </w:r>
      <w:r w:rsidR="00494AD9">
        <w:t xml:space="preserve">Among these </w:t>
      </w:r>
      <w:r w:rsidR="00FF015D">
        <w:t>~18,000</w:t>
      </w:r>
      <w:r w:rsidR="00494AD9">
        <w:t xml:space="preserve"> newly identified peptides, </w:t>
      </w:r>
      <w:r w:rsidR="00D864F3">
        <w:t xml:space="preserve">a large proportion </w:t>
      </w:r>
      <w:r w:rsidR="00494AD9">
        <w:t>(</w:t>
      </w:r>
      <w:r w:rsidR="00D864F3" w:rsidRPr="00D864F3">
        <w:t>40</w:t>
      </w:r>
      <w:r w:rsidR="00494AD9" w:rsidRPr="00EC0949">
        <w:rPr>
          <w:b/>
          <w:bCs/>
        </w:rPr>
        <w:t>%</w:t>
      </w:r>
      <w:r w:rsidR="00494AD9">
        <w:t>) can be attributed to</w:t>
      </w:r>
      <w:r w:rsidR="00EC0949">
        <w:t xml:space="preserve"> one artifactual modification: </w:t>
      </w:r>
      <w:r w:rsidR="00721297">
        <w:t>off target c</w:t>
      </w:r>
      <w:r w:rsidR="00EC0949">
        <w:t>arbamidomethylation</w:t>
      </w:r>
      <w:r w:rsidR="008F2B02">
        <w:t xml:space="preserve">. </w:t>
      </w:r>
      <w:r w:rsidR="00721297">
        <w:t xml:space="preserve">Off target carbamidomethylation occurs </w:t>
      </w:r>
      <w:r w:rsidR="00721297">
        <w:lastRenderedPageBreak/>
        <w:t>when i</w:t>
      </w:r>
      <w:r w:rsidR="00EC0949">
        <w:t>odoacetamide</w:t>
      </w:r>
      <w:r w:rsidR="00721297">
        <w:t xml:space="preserve">, an </w:t>
      </w:r>
      <w:r w:rsidR="00EC0949">
        <w:t xml:space="preserve">alkylating agent </w:t>
      </w:r>
      <w:r w:rsidR="00721297">
        <w:t xml:space="preserve">used </w:t>
      </w:r>
      <w:r w:rsidR="00EC0949">
        <w:t>in standard proteomics workflows</w:t>
      </w:r>
      <w:r w:rsidR="00721297">
        <w:t>, alkylates the n-terminus of a peptide or protein, or an amino acid other than cysteine</w:t>
      </w:r>
      <w:r w:rsidR="00EC0949">
        <w:t>. After samples are denatured and reduced to break disulfide bonds, iodoacetamide is used to cap the free thiols on cysteine residues and prevent disulfide bridges from reforming.</w:t>
      </w:r>
      <w:r w:rsidR="00721297">
        <w:t xml:space="preserve"> In this work, and generally within the field, carbamidomethylation of cysteine is not considered a PTM and peptides with carbamidomethylation of cysteine are not considered to be modified. </w:t>
      </w:r>
      <w:r w:rsidR="009E345D">
        <w:t>It</w:t>
      </w:r>
      <w:r w:rsidR="00EC0949">
        <w:t xml:space="preserve"> has been shown in the literature that iodoacetamide can react</w:t>
      </w:r>
      <w:r w:rsidR="00721297">
        <w:t xml:space="preserve"> </w:t>
      </w:r>
      <w:r w:rsidR="00EC0949">
        <w:t xml:space="preserve">with </w:t>
      </w:r>
      <w:r w:rsidR="00A078BD">
        <w:t>lysine, histidine,</w:t>
      </w:r>
      <w:r w:rsidR="00EC0949">
        <w:t xml:space="preserve"> </w:t>
      </w:r>
      <w:r w:rsidR="00721297">
        <w:t>or the</w:t>
      </w:r>
      <w:r w:rsidR="00FA3768">
        <w:t xml:space="preserve"> n-terminus of peptides</w:t>
      </w:r>
      <w:r w:rsidR="00721297">
        <w:t xml:space="preserve"> or proteins</w:t>
      </w:r>
      <w:r w:rsidR="00FA3768">
        <w:t xml:space="preserve"> </w:t>
      </w:r>
      <w:r w:rsidR="00FA3768" w:rsidRPr="0062015C">
        <w:rPr>
          <w:highlight w:val="yellow"/>
        </w:rPr>
        <w:t>[cite, cite, cite]</w:t>
      </w:r>
      <w:r w:rsidR="00FA3768">
        <w:t xml:space="preserve">. </w:t>
      </w:r>
      <w:commentRangeStart w:id="16"/>
      <w:commentRangeStart w:id="17"/>
      <w:commentRangeStart w:id="18"/>
      <w:r w:rsidR="00D864F3">
        <w:t>We found that off-target alkylation occurred frequently in this dataset</w:t>
      </w:r>
      <w:ins w:id="19" w:author="Alexander Solivais" w:date="2026-05-08T10:54:00Z" w16du:dateUtc="2026-05-08T15:54:00Z">
        <w:r w:rsidR="0062015C">
          <w:t xml:space="preserve">. </w:t>
        </w:r>
      </w:ins>
      <w:del w:id="20" w:author="Alexander Solivais" w:date="2026-05-08T10:54:00Z" w16du:dateUtc="2026-05-08T15:54:00Z">
        <w:r w:rsidR="00D864F3" w:rsidDel="0062015C">
          <w:delText xml:space="preserve">, and in several other single-cell datasets that we analyzed. </w:delText>
        </w:r>
        <w:commentRangeEnd w:id="16"/>
        <w:r w:rsidR="00721297" w:rsidDel="0062015C">
          <w:rPr>
            <w:rStyle w:val="CommentReference"/>
            <w:sz w:val="22"/>
            <w:szCs w:val="22"/>
          </w:rPr>
          <w:commentReference w:id="16"/>
        </w:r>
        <w:commentRangeEnd w:id="17"/>
        <w:r w:rsidR="00D723ED" w:rsidDel="0062015C">
          <w:rPr>
            <w:rStyle w:val="CommentReference"/>
            <w:sz w:val="22"/>
            <w:szCs w:val="22"/>
          </w:rPr>
          <w:commentReference w:id="17"/>
        </w:r>
        <w:commentRangeEnd w:id="18"/>
        <w:r w:rsidR="002B0758" w:rsidDel="0062015C">
          <w:rPr>
            <w:rStyle w:val="CommentReference"/>
            <w:sz w:val="22"/>
            <w:szCs w:val="22"/>
          </w:rPr>
          <w:commentReference w:id="18"/>
        </w:r>
      </w:del>
      <w:r w:rsidR="00D864F3">
        <w:t xml:space="preserve">While </w:t>
      </w:r>
      <w:commentRangeStart w:id="21"/>
      <w:commentRangeStart w:id="22"/>
      <w:commentRangeStart w:id="23"/>
      <w:commentRangeStart w:id="24"/>
      <w:r w:rsidR="00D864F3">
        <w:t xml:space="preserve">this modification </w:t>
      </w:r>
      <w:commentRangeEnd w:id="21"/>
      <w:r w:rsidR="001709C0">
        <w:rPr>
          <w:rStyle w:val="CommentReference"/>
          <w:sz w:val="22"/>
          <w:szCs w:val="22"/>
        </w:rPr>
        <w:commentReference w:id="21"/>
      </w:r>
      <w:commentRangeEnd w:id="22"/>
      <w:r w:rsidR="001709C0">
        <w:rPr>
          <w:rStyle w:val="CommentReference"/>
          <w:sz w:val="22"/>
          <w:szCs w:val="22"/>
        </w:rPr>
        <w:commentReference w:id="22"/>
      </w:r>
      <w:commentRangeEnd w:id="23"/>
      <w:r w:rsidR="00AE1234">
        <w:rPr>
          <w:rStyle w:val="CommentReference"/>
          <w:sz w:val="22"/>
          <w:szCs w:val="22"/>
        </w:rPr>
        <w:commentReference w:id="23"/>
      </w:r>
      <w:commentRangeEnd w:id="24"/>
      <w:r w:rsidR="00AE1234">
        <w:rPr>
          <w:rStyle w:val="CommentReference"/>
          <w:sz w:val="22"/>
          <w:szCs w:val="22"/>
        </w:rPr>
        <w:commentReference w:id="24"/>
      </w:r>
      <w:r w:rsidR="00D864F3">
        <w:t xml:space="preserve">is an artifact of the sample processing workflow, it can have a sizeable impact on data analysis. When the degree of over-alkylation differs between samples, </w:t>
      </w:r>
      <w:commentRangeStart w:id="25"/>
      <w:r w:rsidR="00D864F3">
        <w:t>it can create differences in calculated peptide or protein abundances, even where none exist.</w:t>
      </w:r>
      <w:commentRangeEnd w:id="25"/>
      <w:r w:rsidR="00D864F3">
        <w:rPr>
          <w:rStyle w:val="CommentReference"/>
          <w:sz w:val="22"/>
          <w:szCs w:val="22"/>
        </w:rPr>
        <w:commentReference w:id="25"/>
      </w:r>
    </w:p>
    <w:p w14:paraId="1C92F4A4" w14:textId="5F96D047" w:rsidR="00D864F3" w:rsidRDefault="00D864F3" w:rsidP="00063624">
      <w:pPr>
        <w:jc w:val="both"/>
      </w:pPr>
      <w:r>
        <w:t xml:space="preserve">The </w:t>
      </w:r>
      <w:r w:rsidR="004E33C9">
        <w:t xml:space="preserve">other </w:t>
      </w:r>
      <w:r w:rsidR="009E345D">
        <w:t>60</w:t>
      </w:r>
      <w:r w:rsidR="004E33C9">
        <w:t>%</w:t>
      </w:r>
      <w:r w:rsidR="009E345D">
        <w:t xml:space="preserve"> of</w:t>
      </w:r>
      <w:r>
        <w:t xml:space="preserve"> the </w:t>
      </w:r>
      <w:r w:rsidR="009E345D">
        <w:t>modified peptides</w:t>
      </w:r>
      <w:r>
        <w:t xml:space="preserve"> </w:t>
      </w:r>
      <w:r w:rsidR="00721297">
        <w:t xml:space="preserve">bear a </w:t>
      </w:r>
      <w:r>
        <w:t xml:space="preserve">wide range of </w:t>
      </w:r>
      <w:r w:rsidR="009E345D">
        <w:t>PTMs</w:t>
      </w:r>
      <w:r>
        <w:t xml:space="preserve">. </w:t>
      </w:r>
      <w:r w:rsidR="00721297">
        <w:t>Figure</w:t>
      </w:r>
      <w:r w:rsidR="00330182">
        <w:t>s</w:t>
      </w:r>
      <w:r w:rsidR="00721297">
        <w:t xml:space="preserve"> 1</w:t>
      </w:r>
      <w:r w:rsidR="00330182">
        <w:t>B and D</w:t>
      </w:r>
      <w:r w:rsidR="00721297">
        <w:t xml:space="preserve"> sho</w:t>
      </w:r>
      <w:r w:rsidR="00330182">
        <w:t>w</w:t>
      </w:r>
      <w:r w:rsidR="00721297">
        <w:t xml:space="preserve"> </w:t>
      </w:r>
      <w:r w:rsidR="001709C0">
        <w:t>2</w:t>
      </w:r>
      <w:r w:rsidR="00330182">
        <w:t>4</w:t>
      </w:r>
      <w:r w:rsidR="001709C0">
        <w:t xml:space="preserve"> </w:t>
      </w:r>
      <w:r w:rsidR="00F72BD8">
        <w:t xml:space="preserve">of the most frequently observed modifications. </w:t>
      </w:r>
      <w:r>
        <w:t>These modification</w:t>
      </w:r>
      <w:r w:rsidR="001709C0">
        <w:t>s</w:t>
      </w:r>
      <w:r>
        <w:t xml:space="preserve"> </w:t>
      </w:r>
      <w:r w:rsidR="001709C0">
        <w:t>fall</w:t>
      </w:r>
      <w:r>
        <w:t xml:space="preserve"> into two broad categories:</w:t>
      </w:r>
      <w:r w:rsidRPr="00671FE3">
        <w:t xml:space="preserve"> (1) biological modification</w:t>
      </w:r>
      <w:r>
        <w:t>s</w:t>
      </w:r>
      <w:r w:rsidRPr="00671FE3">
        <w:t>—those installed enzymatically, such as phosphorylation, acetylation, or citrullination</w:t>
      </w:r>
      <w:r w:rsidR="00330182">
        <w:t xml:space="preserve"> (Figure 1B)</w:t>
      </w:r>
      <w:r w:rsidRPr="00671FE3">
        <w:t xml:space="preserve">; </w:t>
      </w:r>
      <w:r w:rsidR="00336723">
        <w:t xml:space="preserve">and </w:t>
      </w:r>
      <w:r w:rsidRPr="00671FE3">
        <w:t xml:space="preserve">(2) </w:t>
      </w:r>
      <w:r w:rsidRPr="0062015C">
        <w:rPr>
          <w:highlight w:val="yellow"/>
        </w:rPr>
        <w:t>non-biological modifications</w:t>
      </w:r>
      <w:r w:rsidRPr="00671FE3">
        <w:t xml:space="preserve">—those that may arise during sample </w:t>
      </w:r>
      <w:commentRangeStart w:id="26"/>
      <w:r w:rsidRPr="00671FE3">
        <w:t>handling</w:t>
      </w:r>
      <w:commentRangeEnd w:id="26"/>
      <w:r w:rsidR="009E449B" w:rsidRPr="00671FE3">
        <w:rPr>
          <w:rStyle w:val="CommentReference"/>
          <w:sz w:val="22"/>
          <w:szCs w:val="22"/>
        </w:rPr>
        <w:commentReference w:id="26"/>
      </w:r>
      <w:r w:rsidRPr="00671FE3">
        <w:t>, such as oxidation, deamidation, or metal adducts</w:t>
      </w:r>
      <w:r w:rsidR="00330182">
        <w:t xml:space="preserve"> (Figure 1D)</w:t>
      </w:r>
      <w:r>
        <w:t xml:space="preserve">. </w:t>
      </w:r>
      <w:r w:rsidR="00063624">
        <w:t>Many modification</w:t>
      </w:r>
      <w:r w:rsidR="00AE1234">
        <w:t>s</w:t>
      </w:r>
      <w:r w:rsidR="00063624">
        <w:t>, such as ubiquitination and carboxymethylation, may arise from either biological or artifactual mechanisms</w:t>
      </w:r>
      <w:r w:rsidR="00330182">
        <w:t>, and as such it is unclear how they should be classified</w:t>
      </w:r>
      <w:r w:rsidR="00063624">
        <w:t xml:space="preserve">. Ubiquitination, the covalent attachment of ubiquitin to lysine residues that marks proteins for proteasomal degradation, leaves a diagnostic diglycine remnant on the substrate peptide after tryptic digestion. </w:t>
      </w:r>
      <w:r w:rsidR="00AE1234">
        <w:t>However</w:t>
      </w:r>
      <w:r w:rsidR="00063624">
        <w:t xml:space="preserve">, this mass shift is isobaric with </w:t>
      </w:r>
      <w:r w:rsidR="00306AC9">
        <w:t>dial</w:t>
      </w:r>
      <w:r w:rsidR="000B6A22">
        <w:t>kylation, the</w:t>
      </w:r>
      <w:r w:rsidR="00063624">
        <w:t xml:space="preserve"> artifactual double carbamidomethylation of lysine by iodoacetamide, complicating confident identification [</w:t>
      </w:r>
      <w:r w:rsidR="00063624" w:rsidRPr="00063624">
        <w:rPr>
          <w:b/>
          <w:bCs/>
        </w:rPr>
        <w:t>18511913</w:t>
      </w:r>
      <w:r w:rsidR="00063624">
        <w:t xml:space="preserve">]. Due to the frequency of off target carbamidomethylation in these samples, </w:t>
      </w:r>
      <w:r w:rsidR="0017084B">
        <w:t>we have labeled all</w:t>
      </w:r>
      <w:r w:rsidR="00063624">
        <w:t xml:space="preserve"> </w:t>
      </w:r>
      <w:r w:rsidR="0017084B">
        <w:t xml:space="preserve">mass shifts of 114.04 Da on lysine residues as </w:t>
      </w:r>
      <w:r w:rsidR="00E01918">
        <w:t xml:space="preserve">“dialkylation*”, not </w:t>
      </w:r>
      <w:r w:rsidR="00063624">
        <w:t>ubiquitination</w:t>
      </w:r>
      <w:r w:rsidR="00E01918">
        <w:t>, and treat i</w:t>
      </w:r>
      <w:r w:rsidR="00D67011">
        <w:t>t</w:t>
      </w:r>
      <w:r w:rsidR="00E01918">
        <w:t xml:space="preserve"> </w:t>
      </w:r>
      <w:r w:rsidR="00063624">
        <w:t>as a</w:t>
      </w:r>
      <w:r w:rsidR="00E01918">
        <w:t xml:space="preserve"> non-biological modification</w:t>
      </w:r>
      <w:r w:rsidR="00063624">
        <w:t xml:space="preserve">. </w:t>
      </w:r>
    </w:p>
    <w:p w14:paraId="0D44EE25" w14:textId="350665FE" w:rsidR="00DF0DE6" w:rsidRDefault="00446E70" w:rsidP="00316E0B">
      <w:pPr>
        <w:jc w:val="both"/>
      </w:pPr>
      <w:r>
        <w:rPr>
          <w:b/>
          <w:bCs/>
        </w:rPr>
        <w:t>Quantif</w:t>
      </w:r>
      <w:commentRangeStart w:id="27"/>
      <w:commentRangeStart w:id="28"/>
      <w:commentRangeStart w:id="29"/>
      <w:commentRangeStart w:id="30"/>
      <w:r>
        <w:rPr>
          <w:b/>
          <w:bCs/>
        </w:rPr>
        <w:t>ication and Peptid</w:t>
      </w:r>
      <w:r w:rsidR="004E33C9">
        <w:rPr>
          <w:b/>
          <w:bCs/>
        </w:rPr>
        <w:t>oform</w:t>
      </w:r>
      <w:r>
        <w:rPr>
          <w:b/>
          <w:bCs/>
        </w:rPr>
        <w:t>-</w:t>
      </w:r>
      <w:r w:rsidR="00174EA4">
        <w:rPr>
          <w:b/>
          <w:bCs/>
        </w:rPr>
        <w:t xml:space="preserve">Fraction </w:t>
      </w:r>
      <w:r>
        <w:rPr>
          <w:b/>
          <w:bCs/>
        </w:rPr>
        <w:t>Analysis</w:t>
      </w:r>
      <w:commentRangeEnd w:id="27"/>
      <w:r w:rsidR="00AE1234">
        <w:rPr>
          <w:rStyle w:val="CommentReference"/>
          <w:sz w:val="22"/>
          <w:szCs w:val="22"/>
        </w:rPr>
        <w:commentReference w:id="27"/>
      </w:r>
      <w:commentRangeEnd w:id="28"/>
      <w:r w:rsidR="00AE1234">
        <w:rPr>
          <w:rStyle w:val="CommentReference"/>
          <w:sz w:val="22"/>
          <w:szCs w:val="22"/>
        </w:rPr>
        <w:commentReference w:id="28"/>
      </w:r>
      <w:commentRangeEnd w:id="29"/>
      <w:r w:rsidR="00AE1234">
        <w:rPr>
          <w:rStyle w:val="CommentReference"/>
          <w:sz w:val="22"/>
          <w:szCs w:val="22"/>
        </w:rPr>
        <w:commentReference w:id="29"/>
      </w:r>
      <w:commentRangeEnd w:id="30"/>
      <w:r w:rsidR="00DF0DE6">
        <w:rPr>
          <w:rStyle w:val="CommentReference"/>
          <w:sz w:val="22"/>
          <w:szCs w:val="22"/>
        </w:rPr>
        <w:commentReference w:id="30"/>
      </w:r>
    </w:p>
    <w:p w14:paraId="19B41DC1" w14:textId="55414EEC" w:rsidR="00316E0B" w:rsidRDefault="00E07F57" w:rsidP="00CF4E71">
      <w:pPr>
        <w:jc w:val="both"/>
      </w:pPr>
      <w:r>
        <w:t xml:space="preserve">We </w:t>
      </w:r>
      <w:r w:rsidR="00F72BD8">
        <w:t>performed a</w:t>
      </w:r>
      <w:r>
        <w:t xml:space="preserve"> differential abundance analysis to identify peptides</w:t>
      </w:r>
      <w:r w:rsidR="00DB0B29">
        <w:t xml:space="preserve"> and PTMs</w:t>
      </w:r>
      <w:r>
        <w:t xml:space="preserve"> that significantly differ between ALS and control </w:t>
      </w:r>
      <w:r w:rsidR="003431E7">
        <w:t>motor neurons (</w:t>
      </w:r>
      <w:r>
        <w:t>MNs</w:t>
      </w:r>
      <w:r w:rsidR="003431E7">
        <w:t>)</w:t>
      </w:r>
      <w:r>
        <w:t>.</w:t>
      </w:r>
      <w:r w:rsidR="00316E0B">
        <w:t xml:space="preserve"> Only peptides that were</w:t>
      </w:r>
      <w:r w:rsidR="00316E0B" w:rsidRPr="00CF4E71">
        <w:t xml:space="preserve"> quantified in at least 2</w:t>
      </w:r>
      <w:r w:rsidR="00316E0B">
        <w:t>5</w:t>
      </w:r>
      <w:r w:rsidR="00316E0B" w:rsidRPr="00CF4E71">
        <w:t>% of all runs</w:t>
      </w:r>
      <w:r w:rsidR="00316E0B">
        <w:t xml:space="preserve"> were</w:t>
      </w:r>
      <w:r w:rsidR="00316E0B" w:rsidRPr="00CF4E71">
        <w:t xml:space="preserve"> considered for </w:t>
      </w:r>
      <w:r w:rsidR="00316E0B">
        <w:t>peptide-level</w:t>
      </w:r>
      <w:r w:rsidR="00316E0B" w:rsidRPr="00CF4E71">
        <w:t xml:space="preserve"> analysis</w:t>
      </w:r>
      <w:r w:rsidR="00316E0B">
        <w:t xml:space="preserve">, which left us with 17,273 (38%) of all peptides. </w:t>
      </w:r>
      <w:r>
        <w:t xml:space="preserve"> </w:t>
      </w:r>
      <w:commentRangeStart w:id="31"/>
      <w:r>
        <w:t>In the original publication, the cells from ALS patients were classified based on their expression of TDP-43 (</w:t>
      </w:r>
      <w:r w:rsidRPr="00C82114">
        <w:t>transactive response DNA-binding protein 43</w:t>
      </w:r>
      <w:r>
        <w:t>), a protein that has been implicated in ALS pathogenesis.</w:t>
      </w:r>
      <w:r w:rsidR="006D088C">
        <w:t xml:space="preserve"> [REF]</w:t>
      </w:r>
      <w:r>
        <w:t xml:space="preserve"> We chose to disregard these classifications and focus solely on the difference between ALS and control MNs.  </w:t>
      </w:r>
      <w:commentRangeEnd w:id="31"/>
      <w:r w:rsidRPr="002C2302">
        <w:rPr>
          <w:rStyle w:val="CommentReference"/>
          <w:sz w:val="22"/>
          <w:szCs w:val="22"/>
          <w:highlight w:val="yellow"/>
        </w:rPr>
        <w:commentReference w:id="31"/>
      </w:r>
      <w:r w:rsidRPr="0062015C">
        <w:rPr>
          <w:highlight w:val="yellow"/>
        </w:rPr>
        <w:t xml:space="preserve">Our reason for this decision is discussed in detail in </w:t>
      </w:r>
      <w:r w:rsidRPr="0062015C">
        <w:rPr>
          <w:b/>
          <w:bCs/>
          <w:highlight w:val="yellow"/>
        </w:rPr>
        <w:t xml:space="preserve">Supplementary Note </w:t>
      </w:r>
      <w:commentRangeStart w:id="32"/>
      <w:r w:rsidR="00446E70" w:rsidRPr="0062015C">
        <w:rPr>
          <w:b/>
          <w:bCs/>
          <w:highlight w:val="yellow"/>
        </w:rPr>
        <w:t>X</w:t>
      </w:r>
      <w:commentRangeEnd w:id="32"/>
      <w:r w:rsidR="002C2302" w:rsidRPr="002C2302">
        <w:rPr>
          <w:rStyle w:val="CommentReference"/>
          <w:sz w:val="22"/>
          <w:szCs w:val="22"/>
          <w:highlight w:val="yellow"/>
        </w:rPr>
        <w:commentReference w:id="32"/>
      </w:r>
      <w:r w:rsidRPr="0062015C">
        <w:rPr>
          <w:highlight w:val="yellow"/>
        </w:rPr>
        <w:t>.</w:t>
      </w:r>
      <w:r w:rsidR="00446E70">
        <w:t xml:space="preserve"> </w:t>
      </w:r>
    </w:p>
    <w:p w14:paraId="4D6ACD9B" w14:textId="3F950836" w:rsidR="00CF4E71" w:rsidRDefault="00CF4E71" w:rsidP="00CF4E71">
      <w:pPr>
        <w:jc w:val="both"/>
      </w:pPr>
      <w:r>
        <w:t xml:space="preserve">We used limpa for both differential abundance analysis and data imputation. Limpa determines the relationship between peptide "missingness"—how consistently it is quantified across samples—and peptide intensity. This relationship is used to impute intensity measurements in samples where the peptide was not quantified. The uncertainty associated with imputed values is stored and used for differential abundance analysis, meaning that an imputed value is not given the same weight as a </w:t>
      </w:r>
      <w:r w:rsidRPr="001E7B7A">
        <w:t xml:space="preserve">directly measured value. We stress that this imputation differs from </w:t>
      </w:r>
      <w:r w:rsidR="00446E70" w:rsidRPr="001E7B7A">
        <w:t>PIP</w:t>
      </w:r>
      <w:r w:rsidRPr="001E7B7A">
        <w:t xml:space="preserve">: quantitative values from </w:t>
      </w:r>
      <w:r w:rsidR="00446E70" w:rsidRPr="001E7B7A">
        <w:t xml:space="preserve">PIP </w:t>
      </w:r>
      <w:r w:rsidRPr="001E7B7A">
        <w:t>are based upon the intensity of the peptide in the MS1 signal, whereas imputed values are not.</w:t>
      </w:r>
    </w:p>
    <w:p w14:paraId="2A88CE34" w14:textId="05C45F8D" w:rsidR="00D57296" w:rsidRDefault="00036C37" w:rsidP="00D57296">
      <w:pPr>
        <w:jc w:val="both"/>
        <w:rPr>
          <w:rFonts w:cs="Helvetica"/>
          <w:kern w:val="0"/>
        </w:rPr>
      </w:pPr>
      <w:r>
        <w:lastRenderedPageBreak/>
        <w:t xml:space="preserve">To identify PTMs and modified peptides that are correlated with disease condition, we </w:t>
      </w:r>
      <w:r w:rsidR="0068015F">
        <w:t>calculated</w:t>
      </w:r>
      <w:r w:rsidR="00100BE0">
        <w:t xml:space="preserve"> </w:t>
      </w:r>
      <w:r w:rsidR="00A155F8">
        <w:t>a</w:t>
      </w:r>
      <w:r w:rsidR="00100BE0">
        <w:t xml:space="preserve"> “peptidoform fraction</w:t>
      </w:r>
      <w:r w:rsidR="0068015F">
        <w:t xml:space="preserve">” </w:t>
      </w:r>
      <w:r w:rsidR="000C6689">
        <w:t>for</w:t>
      </w:r>
      <w:r w:rsidR="00100BE0">
        <w:t xml:space="preserve"> each peptide</w:t>
      </w:r>
      <w:r w:rsidR="00981466">
        <w:t xml:space="preserve">, </w:t>
      </w:r>
      <w:r w:rsidR="0068015F">
        <w:t xml:space="preserve">which represents the abundance of </w:t>
      </w:r>
      <w:r w:rsidR="00031C39">
        <w:t xml:space="preserve">each </w:t>
      </w:r>
      <w:r w:rsidR="0068015F">
        <w:t xml:space="preserve">peptidoform </w:t>
      </w:r>
      <w:r w:rsidR="00E26FB9">
        <w:t>relative to</w:t>
      </w:r>
      <w:r w:rsidR="0068015F">
        <w:t xml:space="preserve"> the abundance of the parent protein.</w:t>
      </w:r>
      <w:r w:rsidR="00100BE0">
        <w:t xml:space="preserve"> </w:t>
      </w:r>
      <w:r w:rsidR="00100BE0" w:rsidRPr="0062015C">
        <w:rPr>
          <w:highlight w:val="yellow"/>
        </w:rPr>
        <w:t xml:space="preserve">The peptidoform fraction </w:t>
      </w:r>
      <w:r w:rsidR="00576983" w:rsidRPr="0062015C">
        <w:rPr>
          <w:highlight w:val="yellow"/>
        </w:rPr>
        <w:t xml:space="preserve">is </w:t>
      </w:r>
      <w:r w:rsidR="00910C7E" w:rsidRPr="0062015C">
        <w:rPr>
          <w:rFonts w:cs="Helvetica"/>
          <w:kern w:val="0"/>
          <w:highlight w:val="yellow"/>
        </w:rPr>
        <w:t xml:space="preserve">the log intensity of </w:t>
      </w:r>
      <w:r w:rsidR="0068015F" w:rsidRPr="0062015C">
        <w:rPr>
          <w:rFonts w:cs="Helvetica"/>
          <w:kern w:val="0"/>
          <w:highlight w:val="yellow"/>
        </w:rPr>
        <w:t>a</w:t>
      </w:r>
      <w:r w:rsidR="00910C7E" w:rsidRPr="0062015C">
        <w:rPr>
          <w:rFonts w:cs="Helvetica"/>
          <w:kern w:val="0"/>
          <w:highlight w:val="yellow"/>
        </w:rPr>
        <w:t xml:space="preserve"> peptide minus the log intensity of its parent protein, plus a constant scaling factor (the median log intensity of the parent protein across all samples; Equation </w:t>
      </w:r>
      <w:commentRangeStart w:id="33"/>
      <w:commentRangeStart w:id="34"/>
      <w:commentRangeStart w:id="35"/>
      <w:r w:rsidR="00910C7E" w:rsidRPr="0062015C">
        <w:rPr>
          <w:rFonts w:cs="Helvetica"/>
          <w:kern w:val="0"/>
          <w:highlight w:val="yellow"/>
        </w:rPr>
        <w:t>1</w:t>
      </w:r>
      <w:commentRangeEnd w:id="33"/>
      <w:r w:rsidR="001441EA" w:rsidRPr="001441EA">
        <w:rPr>
          <w:rStyle w:val="CommentReference"/>
          <w:rFonts w:cs="Helvetica"/>
          <w:kern w:val="0"/>
          <w:sz w:val="22"/>
          <w:szCs w:val="22"/>
          <w:highlight w:val="yellow"/>
        </w:rPr>
        <w:commentReference w:id="33"/>
      </w:r>
      <w:commentRangeEnd w:id="34"/>
      <w:r w:rsidR="00184677" w:rsidRPr="001441EA">
        <w:rPr>
          <w:rStyle w:val="CommentReference"/>
          <w:rFonts w:cs="Helvetica"/>
          <w:kern w:val="0"/>
          <w:sz w:val="22"/>
          <w:szCs w:val="22"/>
          <w:highlight w:val="yellow"/>
        </w:rPr>
        <w:commentReference w:id="34"/>
      </w:r>
      <w:commentRangeEnd w:id="35"/>
      <w:r w:rsidR="00C93570" w:rsidRPr="001441EA">
        <w:rPr>
          <w:rStyle w:val="CommentReference"/>
          <w:rFonts w:cs="Helvetica"/>
          <w:kern w:val="0"/>
          <w:sz w:val="22"/>
          <w:szCs w:val="22"/>
          <w:highlight w:val="yellow"/>
        </w:rPr>
        <w:commentReference w:id="35"/>
      </w:r>
      <w:r w:rsidR="00910C7E" w:rsidRPr="0062015C">
        <w:rPr>
          <w:rFonts w:cs="Helvetica"/>
          <w:kern w:val="0"/>
          <w:highlight w:val="yellow"/>
        </w:rPr>
        <w:t>).</w:t>
      </w:r>
      <w:r w:rsidR="00866953">
        <w:t xml:space="preserve"> </w:t>
      </w:r>
      <w:r w:rsidR="00761D8C">
        <w:rPr>
          <w:rFonts w:cs="Helvetica"/>
          <w:kern w:val="0"/>
        </w:rPr>
        <w:t>Expressing</w:t>
      </w:r>
      <w:r w:rsidR="00483065" w:rsidRPr="009D3E82">
        <w:rPr>
          <w:rFonts w:cs="Helvetica"/>
          <w:kern w:val="0"/>
        </w:rPr>
        <w:t xml:space="preserve"> peptide abundances as peptidoform fractions</w:t>
      </w:r>
      <w:r w:rsidR="00761D8C">
        <w:rPr>
          <w:rFonts w:cs="Helvetica"/>
          <w:kern w:val="0"/>
        </w:rPr>
        <w:t xml:space="preserve"> isolates</w:t>
      </w:r>
      <w:r w:rsidR="00483065" w:rsidRPr="009D3E82">
        <w:rPr>
          <w:rFonts w:cs="Helvetica"/>
          <w:kern w:val="0"/>
        </w:rPr>
        <w:t xml:space="preserve"> changes specific to individual peptidoforms rather than those reflecting protein-level differences. </w:t>
      </w:r>
    </w:p>
    <w:p w14:paraId="735A23A9" w14:textId="0E5143A8" w:rsidR="00785F08" w:rsidRDefault="005D6A62" w:rsidP="00B25358">
      <w:pPr>
        <w:jc w:val="both"/>
      </w:pPr>
      <w:r w:rsidRPr="0003067D">
        <w:rPr>
          <w:noProof/>
        </w:rPr>
        <mc:AlternateContent>
          <mc:Choice Requires="wps">
            <w:drawing>
              <wp:anchor distT="45720" distB="45720" distL="114300" distR="114300" simplePos="0" relativeHeight="251658240" behindDoc="0" locked="0" layoutInCell="1" allowOverlap="1" wp14:anchorId="1C144BC1" wp14:editId="3F013B48">
                <wp:simplePos x="0" y="0"/>
                <wp:positionH relativeFrom="column">
                  <wp:posOffset>0</wp:posOffset>
                </wp:positionH>
                <wp:positionV relativeFrom="paragraph">
                  <wp:posOffset>438785</wp:posOffset>
                </wp:positionV>
                <wp:extent cx="5874385" cy="6057900"/>
                <wp:effectExtent l="0" t="0" r="12065" b="19050"/>
                <wp:wrapSquare wrapText="bothSides"/>
                <wp:docPr id="532937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4385" cy="6057900"/>
                        </a:xfrm>
                        <a:prstGeom prst="rect">
                          <a:avLst/>
                        </a:prstGeom>
                        <a:solidFill>
                          <a:srgbClr val="FFFFFF"/>
                        </a:solidFill>
                        <a:ln w="9525">
                          <a:solidFill>
                            <a:srgbClr val="000000"/>
                          </a:solidFill>
                          <a:miter lim="800000"/>
                          <a:headEnd/>
                          <a:tailEnd/>
                        </a:ln>
                      </wps:spPr>
                      <wps:txbx>
                        <w:txbxContent>
                          <w:p w14:paraId="7DE10D28" w14:textId="580D87F2" w:rsidR="006938E3" w:rsidRDefault="006A6B49" w:rsidP="006938E3">
                            <w:pPr>
                              <w:keepNext/>
                              <w:jc w:val="center"/>
                            </w:pPr>
                            <w:r w:rsidRPr="006A6B49">
                              <w:rPr>
                                <w:noProof/>
                              </w:rPr>
                              <w:drawing>
                                <wp:inline distT="0" distB="0" distL="0" distR="0" wp14:anchorId="71781BEA" wp14:editId="5BA193F8">
                                  <wp:extent cx="5603333" cy="4981575"/>
                                  <wp:effectExtent l="0" t="0" r="0" b="0"/>
                                  <wp:docPr id="4" name="Picture 3">
                                    <a:extLst xmlns:a="http://schemas.openxmlformats.org/drawingml/2006/main">
                                      <a:ext uri="{FF2B5EF4-FFF2-40B4-BE49-F238E27FC236}">
                                        <a16:creationId xmlns:a16="http://schemas.microsoft.com/office/drawing/2014/main" id="{B5A36FD4-44E8-2747-2DEC-4C87A62CB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5A36FD4-44E8-2747-2DEC-4C87A62CB3C2}"/>
                                              </a:ext>
                                            </a:extLst>
                                          </pic:cNvPr>
                                          <pic:cNvPicPr>
                                            <a:picLocks noChangeAspect="1"/>
                                          </pic:cNvPicPr>
                                        </pic:nvPicPr>
                                        <pic:blipFill>
                                          <a:blip r:embed="rId18"/>
                                          <a:stretch>
                                            <a:fillRect/>
                                          </a:stretch>
                                        </pic:blipFill>
                                        <pic:spPr>
                                          <a:xfrm>
                                            <a:off x="0" y="0"/>
                                            <a:ext cx="5608086" cy="4985801"/>
                                          </a:xfrm>
                                          <a:prstGeom prst="rect">
                                            <a:avLst/>
                                          </a:prstGeom>
                                        </pic:spPr>
                                      </pic:pic>
                                    </a:graphicData>
                                  </a:graphic>
                                </wp:inline>
                              </w:drawing>
                            </w:r>
                          </w:p>
                          <w:p w14:paraId="3DC2A3BA" w14:textId="0AC07086" w:rsidR="006938E3" w:rsidRDefault="006938E3" w:rsidP="006938E3">
                            <w:pPr>
                              <w:pStyle w:val="Caption"/>
                            </w:pPr>
                            <w:r>
                              <w:t xml:space="preserve">Figure 2: </w:t>
                            </w:r>
                            <w:r w:rsidR="009525DD">
                              <w:t>Peptidoform Fraction</w:t>
                            </w:r>
                            <w:r>
                              <w:t xml:space="preserve"> Analysis </w:t>
                            </w:r>
                            <w:r w:rsidR="00960ABB">
                              <w:rPr>
                                <w:i w:val="0"/>
                                <w:iCs w:val="0"/>
                              </w:rPr>
                              <w:t xml:space="preserve">A. </w:t>
                            </w:r>
                            <w:r w:rsidR="005D6A62">
                              <w:rPr>
                                <w:i w:val="0"/>
                                <w:iCs w:val="0"/>
                              </w:rPr>
                              <w:t>Volcano plot showing differentially modified peptides, where each point represents one peptide. Peptides with significantly different peptidoform fractions are colored according to how they are modified. Peptides derived from GFAP, MBP or NEFL, NEFM, or NEFH are shown with unique shapes. B. Bar chart showing the frequency of different modifications for all quantified peptides (left) or differentially modified peptides (right). C, D. Bar chart showing the frequency of non-biological modifications (C) and biological modifications (D) among differentially modified peptides.</w:t>
                            </w:r>
                          </w:p>
                          <w:p w14:paraId="6F0FFB7F" w14:textId="77777777" w:rsidR="006938E3" w:rsidRDefault="006938E3" w:rsidP="006938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44BC1" id="_x0000_s1027" type="#_x0000_t202" style="position:absolute;left:0;text-align:left;margin-left:0;margin-top:34.55pt;width:462.55pt;height:477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">
                <v:textbox>
                  <w:txbxContent>
                    <w:p w14:paraId="7DE10D28" w14:textId="580D87F2" w:rsidR="006938E3" w:rsidRDefault="006A6B49" w:rsidP="006938E3">
                      <w:pPr>
                        <w:keepNext/>
                        <w:jc w:val="center"/>
                      </w:pPr>
                      <w:r w:rsidRPr="006A6B49">
                        <w:rPr>
                          <w:noProof/>
                        </w:rPr>
                        <w:drawing>
                          <wp:inline distT="0" distB="0" distL="0" distR="0" wp14:anchorId="71781BEA" wp14:editId="5BA193F8">
                            <wp:extent cx="5603333" cy="4981575"/>
                            <wp:effectExtent l="0" t="0" r="0" b="0"/>
                            <wp:docPr id="4" name="Picture 3">
                              <a:extLst xmlns:a="http://schemas.openxmlformats.org/drawingml/2006/main">
                                <a:ext uri="{FF2B5EF4-FFF2-40B4-BE49-F238E27FC236}">
                                  <a16:creationId xmlns:a16="http://schemas.microsoft.com/office/drawing/2014/main" id="{B5A36FD4-44E8-2747-2DEC-4C87A62CB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5A36FD4-44E8-2747-2DEC-4C87A62CB3C2}"/>
                                        </a:ext>
                                      </a:extLst>
                                    </pic:cNvPr>
                                    <pic:cNvPicPr>
                                      <a:picLocks noChangeAspect="1"/>
                                    </pic:cNvPicPr>
                                  </pic:nvPicPr>
                                  <pic:blipFill>
                                    <a:blip r:embed="rId18"/>
                                    <a:stretch>
                                      <a:fillRect/>
                                    </a:stretch>
                                  </pic:blipFill>
                                  <pic:spPr>
                                    <a:xfrm>
                                      <a:off x="0" y="0"/>
                                      <a:ext cx="5608086" cy="4985801"/>
                                    </a:xfrm>
                                    <a:prstGeom prst="rect">
                                      <a:avLst/>
                                    </a:prstGeom>
                                  </pic:spPr>
                                </pic:pic>
                              </a:graphicData>
                            </a:graphic>
                          </wp:inline>
                        </w:drawing>
                      </w:r>
                    </w:p>
                    <w:p w14:paraId="3DC2A3BA" w14:textId="0AC07086" w:rsidR="006938E3" w:rsidRDefault="006938E3" w:rsidP="006938E3">
                      <w:pPr>
                        <w:pStyle w:val="Caption"/>
                      </w:pPr>
                      <w:r>
                        <w:t xml:space="preserve">Figure 2: </w:t>
                      </w:r>
                      <w:r w:rsidR="009525DD">
                        <w:t>Peptidoform Fraction</w:t>
                      </w:r>
                      <w:r>
                        <w:t xml:space="preserve"> Analysis </w:t>
                      </w:r>
                      <w:r w:rsidR="00960ABB">
                        <w:rPr>
                          <w:i w:val="0"/>
                          <w:iCs w:val="0"/>
                        </w:rPr>
                        <w:t xml:space="preserve">A. </w:t>
                      </w:r>
                      <w:r w:rsidR="005D6A62">
                        <w:rPr>
                          <w:i w:val="0"/>
                          <w:iCs w:val="0"/>
                        </w:rPr>
                        <w:t>Volcano plot showing differentially modified peptides, where each point represents one peptide. Peptides with significantly different peptidoform fractions are colored according to how they are modified. Peptides derived from GFAP, MBP or NEFL, NEFM, or NEFH are shown with unique shapes. B. Bar chart showing the frequency of different modifications for all quantified peptides (left) or differentially modified peptides (right). C, D. Bar chart showing the frequency of non-biological modifications (C) and biological modifications (D) among differentially modified peptides.</w:t>
                      </w:r>
                    </w:p>
                    <w:p w14:paraId="6F0FFB7F" w14:textId="77777777" w:rsidR="006938E3" w:rsidRDefault="006938E3" w:rsidP="006938E3"/>
                  </w:txbxContent>
                </v:textbox>
                <w10:wrap type="square"/>
              </v:shape>
            </w:pict>
          </mc:Fallback>
        </mc:AlternateContent>
      </w:r>
      <w:commentRangeStart w:id="36"/>
      <w:commentRangeStart w:id="37"/>
      <w:r w:rsidR="00D57296" w:rsidRPr="0062015C">
        <w:rPr>
          <w:rFonts w:cs="Helvetica"/>
          <w:kern w:val="0"/>
          <w:highlight w:val="yellow"/>
        </w:rPr>
        <w:t>When</w:t>
      </w:r>
      <w:commentRangeEnd w:id="36"/>
      <w:r w:rsidR="00BE5735" w:rsidRPr="00BE5735">
        <w:rPr>
          <w:rStyle w:val="CommentReference"/>
          <w:rFonts w:cs="Helvetica"/>
          <w:kern w:val="0"/>
          <w:sz w:val="22"/>
          <w:szCs w:val="22"/>
          <w:highlight w:val="yellow"/>
        </w:rPr>
        <w:commentReference w:id="36"/>
      </w:r>
      <w:commentRangeEnd w:id="37"/>
      <w:r w:rsidR="00184677" w:rsidRPr="00BE5735">
        <w:rPr>
          <w:rStyle w:val="CommentReference"/>
          <w:rFonts w:cs="Helvetica"/>
          <w:kern w:val="0"/>
          <w:sz w:val="22"/>
          <w:szCs w:val="22"/>
          <w:highlight w:val="yellow"/>
        </w:rPr>
        <w:commentReference w:id="37"/>
      </w:r>
      <w:r w:rsidR="00D57296" w:rsidRPr="0062015C">
        <w:rPr>
          <w:rFonts w:cs="Helvetica"/>
          <w:kern w:val="0"/>
          <w:highlight w:val="yellow"/>
        </w:rPr>
        <w:t xml:space="preserve"> </w:t>
      </w:r>
      <w:r w:rsidR="00277342" w:rsidRPr="0062015C">
        <w:rPr>
          <w:rFonts w:cs="Helvetica"/>
          <w:kern w:val="0"/>
          <w:highlight w:val="yellow"/>
        </w:rPr>
        <w:t xml:space="preserve">the peptidoform fraction for a peptide is significantly </w:t>
      </w:r>
      <w:r w:rsidR="00D57296" w:rsidRPr="0062015C">
        <w:rPr>
          <w:rFonts w:cs="Helvetica"/>
          <w:kern w:val="0"/>
          <w:highlight w:val="yellow"/>
        </w:rPr>
        <w:t xml:space="preserve">different between conditions, this indicates </w:t>
      </w:r>
      <w:r w:rsidR="0058273D" w:rsidRPr="0062015C">
        <w:rPr>
          <w:rFonts w:cs="Helvetica"/>
          <w:kern w:val="0"/>
          <w:highlight w:val="yellow"/>
        </w:rPr>
        <w:t xml:space="preserve">that </w:t>
      </w:r>
      <w:r w:rsidR="00C93570">
        <w:rPr>
          <w:rFonts w:cs="Helvetica"/>
          <w:kern w:val="0"/>
          <w:highlight w:val="yellow"/>
        </w:rPr>
        <w:t>changes have occurred in the</w:t>
      </w:r>
      <w:r w:rsidR="00782BC4" w:rsidRPr="0062015C">
        <w:rPr>
          <w:rFonts w:cs="Helvetica"/>
          <w:kern w:val="0"/>
          <w:highlight w:val="yellow"/>
        </w:rPr>
        <w:t xml:space="preserve"> </w:t>
      </w:r>
      <w:r w:rsidR="00C93570">
        <w:rPr>
          <w:rFonts w:cs="Helvetica"/>
          <w:kern w:val="0"/>
          <w:highlight w:val="yellow"/>
        </w:rPr>
        <w:t xml:space="preserve"> corresponding </w:t>
      </w:r>
      <w:r w:rsidR="00D57296" w:rsidRPr="0062015C">
        <w:rPr>
          <w:rFonts w:cs="Helvetica"/>
          <w:kern w:val="0"/>
          <w:highlight w:val="yellow"/>
        </w:rPr>
        <w:t>proteoform</w:t>
      </w:r>
      <w:r w:rsidR="00C93570">
        <w:rPr>
          <w:rFonts w:cs="Helvetica"/>
          <w:kern w:val="0"/>
          <w:highlight w:val="yellow"/>
        </w:rPr>
        <w:t xml:space="preserve"> family</w:t>
      </w:r>
      <w:r w:rsidR="0025679A">
        <w:rPr>
          <w:rFonts w:cs="Helvetica"/>
          <w:kern w:val="0"/>
          <w:highlight w:val="yellow"/>
        </w:rPr>
        <w:t xml:space="preserve"> (REFS)</w:t>
      </w:r>
      <w:r w:rsidR="00D57296" w:rsidRPr="0062015C">
        <w:rPr>
          <w:rFonts w:cs="Helvetica"/>
          <w:kern w:val="0"/>
          <w:highlight w:val="yellow"/>
        </w:rPr>
        <w:t>.</w:t>
      </w:r>
      <w:r w:rsidR="00D57296">
        <w:rPr>
          <w:rFonts w:cs="Helvetica"/>
          <w:kern w:val="0"/>
        </w:rPr>
        <w:t xml:space="preserve"> </w:t>
      </w:r>
      <w:r w:rsidR="003E6770">
        <w:rPr>
          <w:rFonts w:cs="Helvetica"/>
          <w:kern w:val="0"/>
        </w:rPr>
        <w:t>D</w:t>
      </w:r>
      <w:r w:rsidR="00174EA4">
        <w:rPr>
          <w:rFonts w:cs="Helvetica"/>
          <w:kern w:val="0"/>
        </w:rPr>
        <w:t xml:space="preserve">ifferentially abundant proteoforms could be proteins with different PTMs or different isoforms of the same </w:t>
      </w:r>
      <w:r w:rsidR="00174EA4">
        <w:rPr>
          <w:rFonts w:cs="Helvetica"/>
          <w:kern w:val="0"/>
        </w:rPr>
        <w:lastRenderedPageBreak/>
        <w:t xml:space="preserve">protein. In this dataset, the majority of peptides </w:t>
      </w:r>
      <w:r w:rsidR="00174EA4" w:rsidRPr="0062015C">
        <w:rPr>
          <w:rFonts w:cs="Helvetica"/>
          <w:kern w:val="0"/>
          <w:highlight w:val="yellow"/>
        </w:rPr>
        <w:t xml:space="preserve">with significantly different peptidoform </w:t>
      </w:r>
      <w:commentRangeStart w:id="38"/>
      <w:r w:rsidR="00174EA4" w:rsidRPr="0062015C">
        <w:rPr>
          <w:rFonts w:cs="Helvetica"/>
          <w:kern w:val="0"/>
          <w:highlight w:val="yellow"/>
        </w:rPr>
        <w:t>fractions</w:t>
      </w:r>
      <w:commentRangeEnd w:id="38"/>
      <w:r w:rsidR="00031C39">
        <w:rPr>
          <w:rStyle w:val="CommentReference"/>
          <w:rFonts w:cs="Helvetica"/>
          <w:kern w:val="0"/>
          <w:sz w:val="22"/>
          <w:szCs w:val="22"/>
        </w:rPr>
        <w:commentReference w:id="38"/>
      </w:r>
      <w:r w:rsidR="00174EA4">
        <w:rPr>
          <w:rFonts w:cs="Helvetica"/>
          <w:kern w:val="0"/>
        </w:rPr>
        <w:t xml:space="preserve"> are modified in some way. </w:t>
      </w:r>
      <w:r w:rsidR="004E33C9">
        <w:rPr>
          <w:rFonts w:cs="Helvetica"/>
          <w:kern w:val="0"/>
        </w:rPr>
        <w:t>For this reason, and for the sake of brevity, w</w:t>
      </w:r>
      <w:r w:rsidR="00174EA4">
        <w:rPr>
          <w:rFonts w:cs="Helvetica"/>
          <w:kern w:val="0"/>
        </w:rPr>
        <w:t>e will refer to peptides with significantly different peptidoform fractions as differentially modified peptides</w:t>
      </w:r>
      <w:r w:rsidR="00D50C06">
        <w:rPr>
          <w:rFonts w:cs="Helvetica"/>
          <w:kern w:val="0"/>
        </w:rPr>
        <w:t xml:space="preserve">. </w:t>
      </w:r>
      <w:r w:rsidR="007E51D0">
        <w:t xml:space="preserve">We </w:t>
      </w:r>
      <w:r w:rsidR="00885885" w:rsidRPr="001E7B7A">
        <w:t xml:space="preserve">performed </w:t>
      </w:r>
      <w:r w:rsidR="009E345D" w:rsidRPr="001E7B7A">
        <w:t xml:space="preserve">a </w:t>
      </w:r>
      <w:r w:rsidR="00885885" w:rsidRPr="001E7B7A">
        <w:t>differential analysis</w:t>
      </w:r>
      <w:r w:rsidR="00A70347">
        <w:t xml:space="preserve"> of peptidoform fractions</w:t>
      </w:r>
      <w:r w:rsidR="00174EA4">
        <w:t xml:space="preserve"> using limpa</w:t>
      </w:r>
      <w:r w:rsidR="007E51D0">
        <w:t xml:space="preserve"> </w:t>
      </w:r>
      <w:r w:rsidR="004F5ADC">
        <w:t>to identify</w:t>
      </w:r>
      <w:r w:rsidR="00A70347">
        <w:t xml:space="preserve"> peptides that were</w:t>
      </w:r>
      <w:r w:rsidR="004F5ADC">
        <w:t xml:space="preserve"> </w:t>
      </w:r>
      <w:r w:rsidR="00FD2ED5">
        <w:t xml:space="preserve">differentially modified </w:t>
      </w:r>
      <w:r w:rsidR="00DC7877">
        <w:t>between</w:t>
      </w:r>
      <w:r w:rsidR="00885885" w:rsidRPr="001E7B7A">
        <w:t xml:space="preserve"> ALS </w:t>
      </w:r>
      <w:r w:rsidR="00DC7877">
        <w:t>and control MNs.</w:t>
      </w:r>
      <w:r w:rsidR="00885885" w:rsidRPr="001E7B7A">
        <w:t xml:space="preserve"> This anal</w:t>
      </w:r>
      <w:r w:rsidR="00885885" w:rsidRPr="00885885">
        <w:t xml:space="preserve">ysis revealed </w:t>
      </w:r>
      <w:r w:rsidR="00EF5589">
        <w:t>over 500</w:t>
      </w:r>
      <w:r w:rsidR="007C053D">
        <w:t xml:space="preserve"> </w:t>
      </w:r>
      <w:r w:rsidR="00A74D0F">
        <w:t xml:space="preserve">differentially modified </w:t>
      </w:r>
      <w:r w:rsidR="00885885" w:rsidRPr="00885885">
        <w:t xml:space="preserve">peptides </w:t>
      </w:r>
      <w:commentRangeStart w:id="39"/>
      <w:commentRangeStart w:id="40"/>
      <w:r w:rsidR="00D22BAF">
        <w:t>(Figure 2A).</w:t>
      </w:r>
      <w:r w:rsidR="00F17100">
        <w:t xml:space="preserve">  </w:t>
      </w:r>
      <w:commentRangeEnd w:id="39"/>
      <w:r w:rsidR="00D22BAF">
        <w:rPr>
          <w:rStyle w:val="CommentReference"/>
          <w:sz w:val="22"/>
          <w:szCs w:val="22"/>
        </w:rPr>
        <w:commentReference w:id="39"/>
      </w:r>
      <w:commentRangeEnd w:id="40"/>
      <w:r w:rsidR="00926867">
        <w:rPr>
          <w:rStyle w:val="CommentReference"/>
          <w:sz w:val="22"/>
          <w:szCs w:val="22"/>
        </w:rPr>
        <w:commentReference w:id="40"/>
      </w:r>
      <w:r w:rsidR="00F17100">
        <w:t xml:space="preserve">Out </w:t>
      </w:r>
      <w:r w:rsidR="008824E9">
        <w:t>of</w:t>
      </w:r>
      <w:r w:rsidR="00B02E50">
        <w:t xml:space="preserve"> </w:t>
      </w:r>
      <w:r w:rsidR="009966CC">
        <w:t>the ~17,000</w:t>
      </w:r>
      <w:r w:rsidR="00671FE3" w:rsidRPr="00671FE3">
        <w:t xml:space="preserve"> peptides analyzed, approximately </w:t>
      </w:r>
      <w:r w:rsidR="00CA40CB">
        <w:t>4</w:t>
      </w:r>
      <w:r w:rsidR="00671FE3" w:rsidRPr="00671FE3">
        <w:t xml:space="preserve">% bore biological modifications, </w:t>
      </w:r>
      <w:r w:rsidR="00CA40CB">
        <w:t>2% were carboxymethylated, 13</w:t>
      </w:r>
      <w:r w:rsidR="00671FE3" w:rsidRPr="00671FE3">
        <w:t>%</w:t>
      </w:r>
      <w:r w:rsidR="00CA40CB">
        <w:t xml:space="preserve"> were carbamidomethylated</w:t>
      </w:r>
      <w:r w:rsidR="00C608C4">
        <w:t xml:space="preserve"> (excluding </w:t>
      </w:r>
      <w:r w:rsidR="00C1760C">
        <w:t xml:space="preserve">carbamidomethylation of </w:t>
      </w:r>
      <w:r w:rsidR="00C608C4">
        <w:t>cysteine)</w:t>
      </w:r>
      <w:r w:rsidR="00B9372B">
        <w:t xml:space="preserve">, </w:t>
      </w:r>
      <w:r w:rsidR="00CA40CB">
        <w:t xml:space="preserve">23% </w:t>
      </w:r>
      <w:r w:rsidR="00671FE3" w:rsidRPr="00671FE3">
        <w:t xml:space="preserve">bore </w:t>
      </w:r>
      <w:r w:rsidR="00CA40CB">
        <w:t>other</w:t>
      </w:r>
      <w:r w:rsidR="00C608C4">
        <w:t xml:space="preserve"> artifactual</w:t>
      </w:r>
      <w:r w:rsidR="00671FE3" w:rsidRPr="00671FE3">
        <w:t xml:space="preserve"> modifications, and </w:t>
      </w:r>
      <w:r w:rsidR="00CA40CB">
        <w:t>68</w:t>
      </w:r>
      <w:r w:rsidR="00671FE3" w:rsidRPr="00671FE3">
        <w:t xml:space="preserve">% were unmodified. Among </w:t>
      </w:r>
      <w:r w:rsidR="00F14114">
        <w:t>peptides with significantly different</w:t>
      </w:r>
      <w:r w:rsidR="00671FE3" w:rsidRPr="00671FE3">
        <w:t xml:space="preserve"> peptid</w:t>
      </w:r>
      <w:r w:rsidR="006F067C">
        <w:t>oform</w:t>
      </w:r>
      <w:r w:rsidR="00F14114">
        <w:t xml:space="preserve"> fractions</w:t>
      </w:r>
      <w:r w:rsidR="00671FE3" w:rsidRPr="00671FE3">
        <w:t xml:space="preserve">, this distribution </w:t>
      </w:r>
      <w:r w:rsidR="00CA40CB">
        <w:t xml:space="preserve">was </w:t>
      </w:r>
      <w:r w:rsidR="00671FE3" w:rsidRPr="00671FE3">
        <w:t>shifted:</w:t>
      </w:r>
      <w:r w:rsidR="00CA40CB">
        <w:t xml:space="preserve"> 11</w:t>
      </w:r>
      <w:r w:rsidR="00671FE3" w:rsidRPr="00671FE3">
        <w:t>%</w:t>
      </w:r>
      <w:r w:rsidR="00CA40CB">
        <w:t xml:space="preserve"> of all differentially abundant peptides</w:t>
      </w:r>
      <w:r w:rsidR="00671FE3" w:rsidRPr="00671FE3">
        <w:t xml:space="preserve"> bore biological modifications,</w:t>
      </w:r>
      <w:r w:rsidR="00671FE3">
        <w:t xml:space="preserve"> </w:t>
      </w:r>
      <w:r w:rsidR="00CA40CB">
        <w:t>19% were carboxymethylated, 12</w:t>
      </w:r>
      <w:r w:rsidR="00CA40CB" w:rsidRPr="00671FE3">
        <w:t>%</w:t>
      </w:r>
      <w:r w:rsidR="00CA40CB">
        <w:t xml:space="preserve"> were carbamidomethylated, 29% </w:t>
      </w:r>
      <w:r w:rsidR="00CA40CB" w:rsidRPr="00671FE3">
        <w:t xml:space="preserve">bore </w:t>
      </w:r>
      <w:r w:rsidR="00CA40CB">
        <w:t>other</w:t>
      </w:r>
      <w:r w:rsidR="00CA40CB" w:rsidRPr="00671FE3">
        <w:t xml:space="preserve"> modifications, and</w:t>
      </w:r>
      <w:r w:rsidR="00CA40CB">
        <w:t xml:space="preserve"> 28</w:t>
      </w:r>
      <w:r w:rsidR="00CA40CB" w:rsidRPr="00671FE3">
        <w:t xml:space="preserve">% were unmodified </w:t>
      </w:r>
      <w:r w:rsidR="00671FE3" w:rsidRPr="00671FE3">
        <w:t>(</w:t>
      </w:r>
      <w:r w:rsidR="00316E0B">
        <w:t>Figure 2</w:t>
      </w:r>
      <w:r w:rsidR="00F72BD8">
        <w:t>B</w:t>
      </w:r>
      <w:r w:rsidR="00671FE3" w:rsidRPr="00671FE3">
        <w:t>).</w:t>
      </w:r>
      <w:r w:rsidR="004E33C9">
        <w:t xml:space="preserve"> </w:t>
      </w:r>
      <w:r w:rsidR="00F17100">
        <w:t>Six proteins account for 30% of all differentially modified peptides: glial fibrillary acid protein (GFAP), Neurofilament Light, Medium, and Heavy Chain (NEFL, NEFM, and NEFH, respectively), and myelin basic protein (MBP). All of these are discussed in more detail below.</w:t>
      </w:r>
    </w:p>
    <w:p w14:paraId="576D2717" w14:textId="64D7FDF7" w:rsidR="0010395D" w:rsidRDefault="0070549D" w:rsidP="00A67635">
      <w:pPr>
        <w:jc w:val="both"/>
      </w:pPr>
      <w:r w:rsidRPr="0003067D">
        <w:rPr>
          <w:noProof/>
        </w:rPr>
        <mc:AlternateContent>
          <mc:Choice Requires="wps">
            <w:drawing>
              <wp:anchor distT="45720" distB="45720" distL="114300" distR="114300" simplePos="0" relativeHeight="251658241" behindDoc="0" locked="0" layoutInCell="1" allowOverlap="1" wp14:anchorId="3C56A7CD" wp14:editId="5F158D72">
                <wp:simplePos x="0" y="0"/>
                <wp:positionH relativeFrom="column">
                  <wp:posOffset>0</wp:posOffset>
                </wp:positionH>
                <wp:positionV relativeFrom="paragraph">
                  <wp:posOffset>1951355</wp:posOffset>
                </wp:positionV>
                <wp:extent cx="5874385" cy="3190875"/>
                <wp:effectExtent l="0" t="0" r="12065" b="28575"/>
                <wp:wrapSquare wrapText="bothSides"/>
                <wp:docPr id="1483588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4385" cy="3190875"/>
                        </a:xfrm>
                        <a:prstGeom prst="rect">
                          <a:avLst/>
                        </a:prstGeom>
                        <a:solidFill>
                          <a:srgbClr val="FFFFFF"/>
                        </a:solidFill>
                        <a:ln w="9525">
                          <a:solidFill>
                            <a:srgbClr val="000000"/>
                          </a:solidFill>
                          <a:miter lim="800000"/>
                          <a:headEnd/>
                          <a:tailEnd/>
                        </a:ln>
                      </wps:spPr>
                      <wps:txbx>
                        <w:txbxContent>
                          <w:p w14:paraId="3FB9F091" w14:textId="02F85E11" w:rsidR="0010395D" w:rsidRDefault="00B43576" w:rsidP="0010395D">
                            <w:pPr>
                              <w:keepNext/>
                              <w:jc w:val="center"/>
                            </w:pPr>
                            <w:r w:rsidRPr="00B43576">
                              <w:rPr>
                                <w:noProof/>
                              </w:rPr>
                              <w:drawing>
                                <wp:inline distT="0" distB="0" distL="0" distR="0" wp14:anchorId="3CCE560D" wp14:editId="56A3B3A5">
                                  <wp:extent cx="5682615" cy="2383790"/>
                                  <wp:effectExtent l="0" t="0" r="0" b="0"/>
                                  <wp:docPr id="49" name="Picture 48">
                                    <a:extLst xmlns:a="http://schemas.openxmlformats.org/drawingml/2006/main">
                                      <a:ext uri="{FF2B5EF4-FFF2-40B4-BE49-F238E27FC236}">
                                        <a16:creationId xmlns:a16="http://schemas.microsoft.com/office/drawing/2014/main" id="{9C2CFB15-6569-2711-6A98-3409D8BF32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9C2CFB15-6569-2711-6A98-3409D8BF32E1}"/>
                                              </a:ext>
                                            </a:extLst>
                                          </pic:cNvPr>
                                          <pic:cNvPicPr>
                                            <a:picLocks noChangeAspect="1"/>
                                          </pic:cNvPicPr>
                                        </pic:nvPicPr>
                                        <pic:blipFill>
                                          <a:blip r:embed="rId19"/>
                                          <a:stretch>
                                            <a:fillRect/>
                                          </a:stretch>
                                        </pic:blipFill>
                                        <pic:spPr>
                                          <a:xfrm>
                                            <a:off x="0" y="0"/>
                                            <a:ext cx="5682615" cy="2383790"/>
                                          </a:xfrm>
                                          <a:prstGeom prst="rect">
                                            <a:avLst/>
                                          </a:prstGeom>
                                        </pic:spPr>
                                      </pic:pic>
                                    </a:graphicData>
                                  </a:graphic>
                                </wp:inline>
                              </w:drawing>
                            </w:r>
                          </w:p>
                          <w:p w14:paraId="5B4EBEF8" w14:textId="58068D70" w:rsidR="0010395D" w:rsidRPr="0062015C" w:rsidRDefault="0010395D" w:rsidP="0010395D">
                            <w:pPr>
                              <w:pStyle w:val="Caption"/>
                              <w:rPr>
                                <w:i w:val="0"/>
                                <w:iCs w:val="0"/>
                              </w:rPr>
                            </w:pPr>
                            <w:r>
                              <w:t>Figure 3: Proteins bearing differentially abundant modifications</w:t>
                            </w:r>
                            <w:r w:rsidR="005D6A62">
                              <w:t xml:space="preserve"> </w:t>
                            </w:r>
                            <w:r w:rsidR="0070549D">
                              <w:rPr>
                                <w:i w:val="0"/>
                                <w:iCs w:val="0"/>
                              </w:rPr>
                              <w:t>Bar charts showing proteins that have the most differentially modified peptides. A. Biological modifications, denoted by color. B. Carboxymethylation, highlight n-terminal carboxymethylation (likely artifactual) or carboxymethylation of lysine, and advanced glycation end product.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6A7CD" id="_x0000_s1028" type="#_x0000_t202" style="position:absolute;left:0;text-align:left;margin-left:0;margin-top:153.65pt;width:462.55pt;height:251.2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">
                <v:textbox>
                  <w:txbxContent>
                    <w:p w14:paraId="3FB9F091" w14:textId="02F85E11" w:rsidR="0010395D" w:rsidRDefault="00B43576" w:rsidP="0010395D">
                      <w:pPr>
                        <w:keepNext/>
                        <w:jc w:val="center"/>
                      </w:pPr>
                      <w:r w:rsidRPr="00B43576">
                        <w:rPr>
                          <w:noProof/>
                        </w:rPr>
                        <w:drawing>
                          <wp:inline distT="0" distB="0" distL="0" distR="0" wp14:anchorId="3CCE560D" wp14:editId="56A3B3A5">
                            <wp:extent cx="5682615" cy="2383790"/>
                            <wp:effectExtent l="0" t="0" r="0" b="0"/>
                            <wp:docPr id="49" name="Picture 48">
                              <a:extLst xmlns:a="http://schemas.openxmlformats.org/drawingml/2006/main">
                                <a:ext uri="{FF2B5EF4-FFF2-40B4-BE49-F238E27FC236}">
                                  <a16:creationId xmlns:a16="http://schemas.microsoft.com/office/drawing/2014/main" id="{9C2CFB15-6569-2711-6A98-3409D8BF32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9C2CFB15-6569-2711-6A98-3409D8BF32E1}"/>
                                        </a:ext>
                                      </a:extLst>
                                    </pic:cNvPr>
                                    <pic:cNvPicPr>
                                      <a:picLocks noChangeAspect="1"/>
                                    </pic:cNvPicPr>
                                  </pic:nvPicPr>
                                  <pic:blipFill>
                                    <a:blip r:embed="rId19"/>
                                    <a:stretch>
                                      <a:fillRect/>
                                    </a:stretch>
                                  </pic:blipFill>
                                  <pic:spPr>
                                    <a:xfrm>
                                      <a:off x="0" y="0"/>
                                      <a:ext cx="5682615" cy="2383790"/>
                                    </a:xfrm>
                                    <a:prstGeom prst="rect">
                                      <a:avLst/>
                                    </a:prstGeom>
                                  </pic:spPr>
                                </pic:pic>
                              </a:graphicData>
                            </a:graphic>
                          </wp:inline>
                        </w:drawing>
                      </w:r>
                    </w:p>
                    <w:p w14:paraId="5B4EBEF8" w14:textId="58068D70" w:rsidR="0010395D" w:rsidRPr="0062015C" w:rsidRDefault="0010395D" w:rsidP="0010395D">
                      <w:pPr>
                        <w:pStyle w:val="Caption"/>
                        <w:rPr>
                          <w:i w:val="0"/>
                          <w:iCs w:val="0"/>
                        </w:rPr>
                      </w:pPr>
                      <w:r>
                        <w:t>Figure 3: Proteins bearing differentially abundant modifications</w:t>
                      </w:r>
                      <w:r w:rsidR="005D6A62">
                        <w:t xml:space="preserve"> </w:t>
                      </w:r>
                      <w:r w:rsidR="0070549D">
                        <w:rPr>
                          <w:i w:val="0"/>
                          <w:iCs w:val="0"/>
                        </w:rPr>
                        <w:t>Bar charts showing proteins that have the most differentially modified peptides. A. Biological modifications, denoted by color. B. Carboxymethylation, highlight n-terminal carboxymethylation (likely artifactual) or carboxymethylation of lysine, and advanced glycation end product.</w:t>
                      </w:r>
                    </w:p>
                  </w:txbxContent>
                </v:textbox>
                <w10:wrap type="square"/>
              </v:shape>
            </w:pict>
          </mc:Fallback>
        </mc:AlternateContent>
      </w:r>
      <w:r w:rsidR="00A67635">
        <w:t xml:space="preserve">Among the differentially modified peptides with biological modifications, we observed a diverse array of PTM types (Figure 2C, D). Citrullination and acetylation were the most common biological modifications, followed by hydroxylation of proline, acylation (e.g., malonylation), methylation, and phosphorylation. Among differentially modified peptides with non-biological modifications, formylation, deamidation, and iron adducts were observed most frequently. Protein deamidation has previously been implicated in the progression of ALS, and the accumulation of iron in neurons is common in many neurodegenerative diseases, including ALS. Whether the enrichment of these modifications reflects true biological differences or variation in sample handling cannot be determined from this analysis alone. </w:t>
      </w:r>
    </w:p>
    <w:p w14:paraId="7B1E2286" w14:textId="2FB599BF" w:rsidR="00A67635" w:rsidRDefault="00A67635" w:rsidP="00A67635">
      <w:pPr>
        <w:jc w:val="both"/>
      </w:pPr>
      <w:r>
        <w:lastRenderedPageBreak/>
        <w:t xml:space="preserve">In total, our analysis identified 59 differentially modified peptides bearing biological modifications across a diverse range of proteins and PTM types (Figure 3A). These included phosphorylated and nitrosylated neurofilament peptides (NEFH, NEFM), acetylated tau (MAPT) and actin (ACTB, ACTG1), trimethylated eEF1A1, hydroxyproline-modified collagen peptides (COL1A1, COL1A2), and multiple differentially modified GFAP and MBP peptidoforms. Notably, many of these proteins — including neurofilaments, actin, and GFAP — were also decorated with carboxymethyllysine (CML), an advanced glycation end product (AGE) whose accumulation is associated with oxidative stress and disease progression in ALS and other neurodegenerative diseases (Figure 3B)[PMID]. The prevalence of CML across multiple structurally and functionally distinct proteins suggests a broad, systemic elevation of glycoxidative damage in ALS motor neurons. A detailed discussion of carboxymethylation, including evidence that the CML residues detected originated in vivo rather than during sample processing, is provided in </w:t>
      </w:r>
      <w:r w:rsidRPr="0062015C">
        <w:rPr>
          <w:highlight w:val="yellow"/>
        </w:rPr>
        <w:t xml:space="preserve">Supplemental Note </w:t>
      </w:r>
      <w:commentRangeStart w:id="41"/>
      <w:r w:rsidRPr="0062015C">
        <w:rPr>
          <w:highlight w:val="yellow"/>
        </w:rPr>
        <w:t>X</w:t>
      </w:r>
      <w:commentRangeEnd w:id="41"/>
      <w:r w:rsidR="0025679A" w:rsidRPr="0025679A">
        <w:rPr>
          <w:rStyle w:val="CommentReference"/>
          <w:sz w:val="22"/>
          <w:szCs w:val="22"/>
          <w:highlight w:val="yellow"/>
        </w:rPr>
        <w:commentReference w:id="41"/>
      </w:r>
      <w:r w:rsidRPr="0062015C">
        <w:rPr>
          <w:highlight w:val="yellow"/>
        </w:rPr>
        <w:t>.</w:t>
      </w:r>
    </w:p>
    <w:p w14:paraId="05849059" w14:textId="6533E637" w:rsidR="0010395D" w:rsidRDefault="0010395D" w:rsidP="00A67635">
      <w:pPr>
        <w:jc w:val="both"/>
      </w:pPr>
    </w:p>
    <w:p w14:paraId="693A8109" w14:textId="0852A9FA" w:rsidR="00B54E6A" w:rsidRDefault="00A67635" w:rsidP="003552A5">
      <w:pPr>
        <w:jc w:val="both"/>
      </w:pPr>
      <w:r>
        <w:t>While the majority of peptides with significantly different peptidoform fractions are modified, a subset of unmodified peptides also showed significant changes. In most cases, these peptides had opposing modified counterparts</w:t>
      </w:r>
      <w:r w:rsidR="002663A7">
        <w:t>: peptides from</w:t>
      </w:r>
      <w:r>
        <w:t xml:space="preserve"> the same </w:t>
      </w:r>
      <w:r w:rsidR="002663A7">
        <w:t xml:space="preserve">protein, covering the same region of the protein </w:t>
      </w:r>
      <w:r>
        <w:t>sequence</w:t>
      </w:r>
      <w:r w:rsidR="002663A7">
        <w:t>,</w:t>
      </w:r>
      <w:r>
        <w:t xml:space="preserve"> that </w:t>
      </w:r>
      <w:r w:rsidR="002663A7">
        <w:t xml:space="preserve">were modified and had an opposite fold </w:t>
      </w:r>
      <w:r>
        <w:t>change</w:t>
      </w:r>
      <w:r w:rsidR="002663A7">
        <w:t>.</w:t>
      </w:r>
      <w:r>
        <w:t xml:space="preserve"> </w:t>
      </w:r>
      <w:r w:rsidR="002F1E65">
        <w:t>One example of this can be found in glial fibrillary acid protein</w:t>
      </w:r>
      <w:r w:rsidR="00D37700">
        <w:t xml:space="preserve">. </w:t>
      </w:r>
      <w:r w:rsidR="002F1E65">
        <w:t xml:space="preserve">In the region of GFAP shared between all major isoforms, we identified multiple unmodified peptides with significantly reduced peptidoform fractions in ALS. Two of these unmodified peptides spanned the same region of the protein, and both began at position 155.  These are explained by the opposing peptide </w:t>
      </w:r>
      <w:r w:rsidR="002F1E65" w:rsidRPr="003D6B93">
        <w:t>Q</w:t>
      </w:r>
      <w:r w:rsidR="002F1E65" w:rsidRPr="00D47F76">
        <w:rPr>
          <w:b/>
          <w:bCs/>
        </w:rPr>
        <w:t>K</w:t>
      </w:r>
      <w:r w:rsidR="002F1E65" w:rsidRPr="003D6B93">
        <w:t>LQDETNLR</w:t>
      </w:r>
      <w:r w:rsidR="002F1E65">
        <w:t>, which spans the region 153 to 162 and has a carboxymethyllysine at 154 (shown in bold). This peptide is significantly more modified in ALS motor neurons, and the difference in peptidoform fraction is one of the most dramatic changes observed in the analysis, with a log fold-change of 3.5 and an adjusted P-value of 6.5</w:t>
      </w:r>
      <w:r w:rsidR="002F1E65">
        <w:sym w:font="Symbol" w:char="F0B4"/>
      </w:r>
      <w:r w:rsidR="002F1E65">
        <w:t>10</w:t>
      </w:r>
      <w:r w:rsidR="002F1E65" w:rsidRPr="00D47F76">
        <w:rPr>
          <w:vertAlign w:val="superscript"/>
        </w:rPr>
        <w:t>-10</w:t>
      </w:r>
      <w:r w:rsidR="002F1E65">
        <w:t>. Carboxymethylation of lysine prevents tryptic cleavage, which means that this peptide is mutually exclusive with the unmodified peptides that begin at position 155, immediately after the carboxymethyllysine.</w:t>
      </w:r>
      <w:r w:rsidR="002F1E65" w:rsidRPr="002F1E65">
        <w:t xml:space="preserve"> </w:t>
      </w:r>
      <w:r w:rsidR="002F1E65">
        <w:t xml:space="preserve">This </w:t>
      </w:r>
      <w:r w:rsidR="00B43576">
        <w:t xml:space="preserve">example </w:t>
      </w:r>
      <w:r w:rsidR="002F1E65">
        <w:t>shows how even among unmodified peptides, differentially abundant peptidoform fractions reflect underlying differences in PTM.</w:t>
      </w:r>
    </w:p>
    <w:p w14:paraId="0BA1A539" w14:textId="5E9D3389" w:rsidR="00870CA9" w:rsidRDefault="00C1068E" w:rsidP="003552A5">
      <w:pPr>
        <w:jc w:val="both"/>
      </w:pPr>
      <w:r>
        <w:t>However,</w:t>
      </w:r>
      <w:r w:rsidR="002663A7">
        <w:t xml:space="preserve"> </w:t>
      </w:r>
      <w:r w:rsidR="002F1E65">
        <w:t>peptides with differing peptidoform fractions can</w:t>
      </w:r>
      <w:r>
        <w:t xml:space="preserve"> also indicate</w:t>
      </w:r>
      <w:r w:rsidR="004C194E">
        <w:t xml:space="preserve"> that</w:t>
      </w:r>
      <w:r>
        <w:t xml:space="preserve"> </w:t>
      </w:r>
      <w:r w:rsidR="002F1E65">
        <w:t xml:space="preserve">different protein isoforms are </w:t>
      </w:r>
      <w:r w:rsidR="00F17100">
        <w:t>differentially abundant</w:t>
      </w:r>
      <w:r w:rsidR="002F1E65">
        <w:t xml:space="preserve">. </w:t>
      </w:r>
      <w:r w:rsidR="004C194E">
        <w:t xml:space="preserve"> </w:t>
      </w:r>
      <w:r w:rsidR="00A67635">
        <w:t xml:space="preserve">GFAP has three major splice isoforms —GFAPα, GFAPε, and GFAPκ — that share an identical sequence from residues 1–390 but diverge at the C-terminal tail (residues 391–432). </w:t>
      </w:r>
      <w:r w:rsidR="00251536">
        <w:t xml:space="preserve">Six </w:t>
      </w:r>
      <w:r w:rsidR="00A67635">
        <w:t xml:space="preserve">peptides mapping to the GFAPα-specific tail had </w:t>
      </w:r>
      <w:r w:rsidR="00C77DB2">
        <w:t xml:space="preserve">peptidoform fractions that were significantly </w:t>
      </w:r>
      <w:r w:rsidR="00B0747A">
        <w:t xml:space="preserve">decreased in </w:t>
      </w:r>
      <w:r w:rsidR="00F835A0">
        <w:t>the ALS condition</w:t>
      </w:r>
      <w:r w:rsidR="00A67635">
        <w:t xml:space="preserve">, including </w:t>
      </w:r>
      <w:r w:rsidR="00306A19">
        <w:t xml:space="preserve">one </w:t>
      </w:r>
      <w:r w:rsidR="0018104F">
        <w:t xml:space="preserve">unmodified </w:t>
      </w:r>
      <w:r w:rsidR="00301F41">
        <w:t xml:space="preserve">peptide. An additional unmodified peptide </w:t>
      </w:r>
      <w:r w:rsidR="009A2FB8">
        <w:t>showed the same trend</w:t>
      </w:r>
      <w:r w:rsidR="00EF1688">
        <w:t>, but with a fold change less than our cut-off</w:t>
      </w:r>
      <w:r w:rsidR="00A67635">
        <w:t xml:space="preserve"> (logFC = </w:t>
      </w:r>
      <w:r w:rsidR="007A2037">
        <w:t>-</w:t>
      </w:r>
      <w:r w:rsidR="00A67635">
        <w:t>1.</w:t>
      </w:r>
      <w:r w:rsidR="007A2037">
        <w:t>1</w:t>
      </w:r>
      <w:r w:rsidR="00A67635">
        <w:t xml:space="preserve">, </w:t>
      </w:r>
      <w:r w:rsidR="00932B88" w:rsidRPr="00A67635">
        <w:rPr>
          <w:rFonts w:cs="Helvetica"/>
          <w:kern w:val="0"/>
        </w:rPr>
        <w:t xml:space="preserve">adj. </w:t>
      </w:r>
      <w:r w:rsidR="00932B88">
        <w:rPr>
          <w:rFonts w:cs="Helvetica"/>
          <w:kern w:val="0"/>
        </w:rPr>
        <w:t>p-value</w:t>
      </w:r>
      <w:r w:rsidR="00A67635">
        <w:t>= 0.</w:t>
      </w:r>
      <w:r w:rsidR="007A2037">
        <w:t>01</w:t>
      </w:r>
      <w:r w:rsidR="00B0747A">
        <w:t>4).</w:t>
      </w:r>
      <w:r w:rsidR="003552A5">
        <w:t xml:space="preserve"> This indicates</w:t>
      </w:r>
      <w:r w:rsidR="00A67635">
        <w:t xml:space="preserve"> a selective decrease in GFAPα</w:t>
      </w:r>
      <w:r w:rsidR="002F1E65">
        <w:t xml:space="preserve"> in ALS motor neurons</w:t>
      </w:r>
      <w:r w:rsidR="00EB7DBD">
        <w:t xml:space="preserve"> and a concomitant increase in GFAPε</w:t>
      </w:r>
      <w:r w:rsidR="00A67635">
        <w:t xml:space="preserve">. </w:t>
      </w:r>
      <w:r w:rsidR="00033B68">
        <w:t>To confirm this, we performed a</w:t>
      </w:r>
      <w:r w:rsidR="00837B93">
        <w:t>n analysis where we replaced GFAPα</w:t>
      </w:r>
      <w:r w:rsidR="00837B93" w:rsidRPr="00837B93">
        <w:t xml:space="preserve"> </w:t>
      </w:r>
      <w:r w:rsidR="00837B93">
        <w:t xml:space="preserve">with GFAPε in the protein database. We </w:t>
      </w:r>
      <w:r w:rsidR="003C086A">
        <w:t xml:space="preserve">identified two </w:t>
      </w:r>
      <w:r w:rsidR="00B61A1D">
        <w:t>peptides specific to GFAPε</w:t>
      </w:r>
      <w:r w:rsidR="00EB7DBD">
        <w:t xml:space="preserve"> and three peptides that are shared between GFAPε and another protein, vimentin. All 5 peptides</w:t>
      </w:r>
      <w:r w:rsidR="00F40A9A">
        <w:t xml:space="preserve"> </w:t>
      </w:r>
      <w:r w:rsidR="0019165A">
        <w:t xml:space="preserve">had peptidoform fractions that </w:t>
      </w:r>
      <w:r w:rsidR="003C290C">
        <w:t xml:space="preserve">were significantly </w:t>
      </w:r>
      <w:r w:rsidR="00E84B27">
        <w:t xml:space="preserve">increased in the ALS condition. </w:t>
      </w:r>
      <w:r w:rsidR="00282F39">
        <w:t xml:space="preserve">GFAPε disrupts intermediate filament networks </w:t>
      </w:r>
      <w:r w:rsidR="00944437">
        <w:t>[</w:t>
      </w:r>
      <w:hyperlink r:id="rId20" w:history="1">
        <w:r w:rsidR="00944437" w:rsidRPr="00944437">
          <w:rPr>
            <w:color w:val="0000FF"/>
            <w:u w:val="single"/>
          </w:rPr>
          <w:t>25975510</w:t>
        </w:r>
      </w:hyperlink>
      <w:r w:rsidR="00944437">
        <w:t>] a</w:t>
      </w:r>
      <w:r w:rsidR="00C967C8">
        <w:t>nd is associated with malig</w:t>
      </w:r>
      <w:r w:rsidR="003B59A2">
        <w:t>nant glioblastomas [</w:t>
      </w:r>
      <w:hyperlink r:id="rId21" w:history="1">
        <w:r w:rsidR="00E3744D">
          <w:rPr>
            <w:rStyle w:val="Hyperlink"/>
          </w:rPr>
          <w:t>27141937</w:t>
        </w:r>
      </w:hyperlink>
      <w:r w:rsidR="00E3744D">
        <w:t>]</w:t>
      </w:r>
      <w:r w:rsidR="00A71B0F">
        <w:t>.</w:t>
      </w:r>
      <w:r w:rsidR="00E3744D">
        <w:t xml:space="preserve"> </w:t>
      </w:r>
      <w:r w:rsidR="00FF5A36">
        <w:t xml:space="preserve"> </w:t>
      </w:r>
      <w:r w:rsidR="00E84B27">
        <w:t xml:space="preserve">While </w:t>
      </w:r>
      <w:r w:rsidR="00AB0B39">
        <w:t>alt</w:t>
      </w:r>
      <w:r w:rsidR="009E434C">
        <w:t xml:space="preserve">ered GFAP isoform ratios have never been reported in ALS before, </w:t>
      </w:r>
      <w:r w:rsidR="00543D3C">
        <w:t>th</w:t>
      </w:r>
      <w:r w:rsidR="00134143">
        <w:t xml:space="preserve">e evidence for altered isoform ratios in this dataset is strong and merits </w:t>
      </w:r>
      <w:r w:rsidR="0095326A">
        <w:t>further investigation.</w:t>
      </w:r>
    </w:p>
    <w:p w14:paraId="32F5958D" w14:textId="0626D595" w:rsidR="00A67635" w:rsidRPr="00A67635" w:rsidRDefault="00CA0F9E" w:rsidP="00A67635">
      <w:pPr>
        <w:jc w:val="both"/>
        <w:rPr>
          <w:rFonts w:cs="Helvetica"/>
          <w:kern w:val="0"/>
        </w:rPr>
      </w:pPr>
      <w:r>
        <w:rPr>
          <w:rFonts w:cs="Helvetica"/>
          <w:kern w:val="0"/>
        </w:rPr>
        <w:lastRenderedPageBreak/>
        <w:t>In myelin basic protein</w:t>
      </w:r>
      <w:r w:rsidR="00D37700">
        <w:rPr>
          <w:rFonts w:cs="Helvetica"/>
          <w:kern w:val="0"/>
        </w:rPr>
        <w:t xml:space="preserve">, </w:t>
      </w:r>
      <w:r w:rsidR="00A67635" w:rsidRPr="00A67635">
        <w:rPr>
          <w:rFonts w:cs="Helvetica"/>
          <w:kern w:val="0"/>
        </w:rPr>
        <w:t xml:space="preserve">we identified six peptides spanning five unique sites that were all significantly less citrullinated in ALS motor neurons. </w:t>
      </w:r>
      <w:commentRangeStart w:id="42"/>
      <w:r w:rsidR="00A67635" w:rsidRPr="00A67635">
        <w:rPr>
          <w:rFonts w:cs="Helvetica"/>
          <w:kern w:val="0"/>
        </w:rPr>
        <w:t>For several of these, we observed two peptidoforms originating from the same position within the protein. In one example, the peptide YLATASTMDHA</w:t>
      </w:r>
      <w:r w:rsidR="00A67635" w:rsidRPr="00C0127D">
        <w:rPr>
          <w:rFonts w:cs="Helvetica"/>
          <w:b/>
          <w:bCs/>
          <w:kern w:val="0"/>
        </w:rPr>
        <w:t>R</w:t>
      </w:r>
      <w:r w:rsidR="00A67635" w:rsidRPr="00A67635">
        <w:rPr>
          <w:rFonts w:cs="Helvetica"/>
          <w:kern w:val="0"/>
        </w:rPr>
        <w:t xml:space="preserve">HGFLPR </w:t>
      </w:r>
      <w:r w:rsidR="0010395D">
        <w:rPr>
          <w:rFonts w:cs="Helvetica"/>
          <w:kern w:val="0"/>
        </w:rPr>
        <w:t xml:space="preserve">(148-165, logFC = -1.6) </w:t>
      </w:r>
      <w:r w:rsidR="00A67635" w:rsidRPr="00A67635">
        <w:rPr>
          <w:rFonts w:cs="Helvetica"/>
          <w:kern w:val="0"/>
        </w:rPr>
        <w:t>is citrullinated at R1</w:t>
      </w:r>
      <w:r w:rsidR="0010395D">
        <w:rPr>
          <w:rFonts w:cs="Helvetica"/>
          <w:kern w:val="0"/>
        </w:rPr>
        <w:t>59</w:t>
      </w:r>
      <w:r w:rsidR="00A67635" w:rsidRPr="00A67635">
        <w:rPr>
          <w:rFonts w:cs="Helvetica"/>
          <w:kern w:val="0"/>
        </w:rPr>
        <w:t xml:space="preserve">, shown in bold, </w:t>
      </w:r>
      <w:r w:rsidR="00A67635" w:rsidRPr="006B1056">
        <w:rPr>
          <w:rFonts w:cs="Helvetica"/>
          <w:kern w:val="0"/>
        </w:rPr>
        <w:t xml:space="preserve">and the </w:t>
      </w:r>
      <w:r w:rsidR="00A67635" w:rsidRPr="00A67635">
        <w:rPr>
          <w:rFonts w:cs="Helvetica"/>
          <w:kern w:val="0"/>
        </w:rPr>
        <w:t>other peptide, YLATASTMDHAR</w:t>
      </w:r>
      <w:r w:rsidR="0010395D">
        <w:rPr>
          <w:rFonts w:cs="Helvetica"/>
          <w:kern w:val="0"/>
        </w:rPr>
        <w:t xml:space="preserve"> (148-159, logFC = 1.1)</w:t>
      </w:r>
      <w:r w:rsidR="00A67635" w:rsidRPr="00A67635">
        <w:rPr>
          <w:rFonts w:cs="Helvetica"/>
          <w:kern w:val="0"/>
        </w:rPr>
        <w:t xml:space="preserve">, is not citrullinated. The peptidoform fraction for the citrullinated peptide is significantly higher in control MNs (adj. </w:t>
      </w:r>
      <w:r w:rsidR="00B17E25">
        <w:rPr>
          <w:rFonts w:cs="Helvetica"/>
          <w:kern w:val="0"/>
        </w:rPr>
        <w:t>p-value</w:t>
      </w:r>
      <w:r w:rsidR="00A67635" w:rsidRPr="00A67635">
        <w:rPr>
          <w:rFonts w:cs="Helvetica"/>
          <w:kern w:val="0"/>
        </w:rPr>
        <w:t xml:space="preserve">= 0.0002), and the peptidoform fraction for the unmodified peptide is higher in ALS MNs (adj. </w:t>
      </w:r>
      <w:r w:rsidR="004C2D40">
        <w:rPr>
          <w:rFonts w:cs="Helvetica"/>
          <w:kern w:val="0"/>
        </w:rPr>
        <w:t>p-value</w:t>
      </w:r>
      <w:r w:rsidR="00A67635" w:rsidRPr="00A67635">
        <w:rPr>
          <w:rFonts w:cs="Helvetica"/>
          <w:kern w:val="0"/>
        </w:rPr>
        <w:t xml:space="preserve"> = 0.07), although it does not reach the </w:t>
      </w:r>
      <w:r w:rsidR="001D5508">
        <w:rPr>
          <w:rFonts w:cs="Helvetica"/>
          <w:kern w:val="0"/>
        </w:rPr>
        <w:t xml:space="preserve">same </w:t>
      </w:r>
      <w:r w:rsidR="00A67635" w:rsidRPr="00A67635">
        <w:rPr>
          <w:rFonts w:cs="Helvetica"/>
          <w:kern w:val="0"/>
        </w:rPr>
        <w:t>level of statistical significance. From this, we can conclude that MBP proteoforms that are citrullinated at R1</w:t>
      </w:r>
      <w:r w:rsidR="0010395D">
        <w:rPr>
          <w:rFonts w:cs="Helvetica"/>
          <w:kern w:val="0"/>
        </w:rPr>
        <w:t>59</w:t>
      </w:r>
      <w:r w:rsidR="00A67635" w:rsidRPr="00A67635">
        <w:rPr>
          <w:rFonts w:cs="Helvetica"/>
          <w:kern w:val="0"/>
        </w:rPr>
        <w:t xml:space="preserve"> are more abundant in control MNs.</w:t>
      </w:r>
      <w:r w:rsidR="00F6021B">
        <w:rPr>
          <w:rFonts w:cs="Helvetica"/>
          <w:kern w:val="0"/>
        </w:rPr>
        <w:t xml:space="preserve"> </w:t>
      </w:r>
      <w:commentRangeEnd w:id="42"/>
      <w:r w:rsidR="00940A1A" w:rsidRPr="00A67635">
        <w:rPr>
          <w:rStyle w:val="CommentReference"/>
          <w:rFonts w:cs="Helvetica"/>
          <w:kern w:val="0"/>
          <w:sz w:val="22"/>
          <w:szCs w:val="22"/>
        </w:rPr>
        <w:commentReference w:id="42"/>
      </w:r>
    </w:p>
    <w:p w14:paraId="0F5111AD" w14:textId="1ADC654F" w:rsidR="00A67635" w:rsidRPr="00A67635" w:rsidRDefault="00A67635" w:rsidP="00A67635">
      <w:pPr>
        <w:jc w:val="both"/>
        <w:rPr>
          <w:rFonts w:cs="Helvetica"/>
          <w:kern w:val="0"/>
        </w:rPr>
      </w:pPr>
      <w:r w:rsidRPr="00A67635">
        <w:rPr>
          <w:rFonts w:cs="Helvetica"/>
          <w:kern w:val="0"/>
        </w:rPr>
        <w:t xml:space="preserve">This result further highlights a key advantage of single-cell </w:t>
      </w:r>
      <w:r w:rsidR="00B95764">
        <w:rPr>
          <w:rFonts w:cs="Helvetica"/>
          <w:kern w:val="0"/>
        </w:rPr>
        <w:t>studies</w:t>
      </w:r>
      <w:r w:rsidRPr="00A67635">
        <w:rPr>
          <w:rFonts w:cs="Helvetica"/>
          <w:kern w:val="0"/>
        </w:rPr>
        <w:t xml:space="preserve">. The six MBP peptides were significantly less citrullinated in ALS MNs—opposite to the upregulation of MBP citrullination reported in reactive astrocytes in bulk ALS spinal cord (Bhargava et al., 2022; 2024). This cell-type-specific inversion, which has previously been observed in immunohistochemical studies [ref], would be entirely obscured in bulk tissue, illustrating that single-cell proteomics can recover modification-level biology that is invisible at the tissue level </w:t>
      </w:r>
      <w:r w:rsidRPr="0062015C">
        <w:rPr>
          <w:rFonts w:cs="Helvetica"/>
          <w:kern w:val="0"/>
          <w:highlight w:val="yellow"/>
        </w:rPr>
        <w:t xml:space="preserve">(Supplemental Figure </w:t>
      </w:r>
      <w:r w:rsidRPr="0062015C">
        <w:rPr>
          <w:rFonts w:cs="Helvetica"/>
          <w:b/>
          <w:bCs/>
          <w:kern w:val="0"/>
          <w:highlight w:val="yellow"/>
        </w:rPr>
        <w:t>XYZ</w:t>
      </w:r>
      <w:r w:rsidRPr="0062015C">
        <w:rPr>
          <w:rFonts w:cs="Helvetica"/>
          <w:kern w:val="0"/>
          <w:highlight w:val="yellow"/>
        </w:rPr>
        <w:t>).</w:t>
      </w:r>
    </w:p>
    <w:p w14:paraId="61ECF4FC" w14:textId="4AA8521E" w:rsidR="006908B7" w:rsidRDefault="00A67635" w:rsidP="00F72BD8">
      <w:pPr>
        <w:jc w:val="both"/>
      </w:pPr>
      <w:commentRangeStart w:id="43"/>
      <w:r w:rsidRPr="00A67635">
        <w:rPr>
          <w:rFonts w:cs="Helvetica"/>
          <w:kern w:val="0"/>
        </w:rPr>
        <w:t>In another example, we identified a peptide from the neurofilament heavy chain protein</w:t>
      </w:r>
      <w:r w:rsidR="00D37700">
        <w:rPr>
          <w:rFonts w:cs="Helvetica"/>
          <w:kern w:val="0"/>
        </w:rPr>
        <w:t xml:space="preserve"> </w:t>
      </w:r>
      <w:r w:rsidRPr="00A67635">
        <w:rPr>
          <w:rFonts w:cs="Helvetica"/>
          <w:kern w:val="0"/>
        </w:rPr>
        <w:t>that was phosphorylated at S763. Because peptidoform fractions are calculated based on total protein abundance, we are able to identify differentially modified peptides when only one peptidoform is observed. It is not necessary to quantify both modified and unmodified forms of the same peptide to draw conclusions about relative PTM abundance. The peptidoform fraction for this peptide was significantly higher in the ALS condition. While no other quantified peptides contained that specific residue, it was still possible to calculate the ratio of the modified peptide to all other NEFH peptides and see that the ratio was significantly different in ALS MNs. This finding is consistent with existing research, as the phosphorylated form of the neurofilament heavy chain protein (pNEFH) has been proposed as a biomarker for ALS [35715961].</w:t>
      </w:r>
      <w:commentRangeEnd w:id="43"/>
      <w:r w:rsidR="00940A1A">
        <w:rPr>
          <w:rStyle w:val="CommentReference"/>
          <w:sz w:val="22"/>
          <w:szCs w:val="22"/>
        </w:rPr>
        <w:commentReference w:id="43"/>
      </w:r>
    </w:p>
    <w:p w14:paraId="5B8DADF7" w14:textId="12D6EE3E" w:rsidR="00224302" w:rsidRPr="00C0127D" w:rsidRDefault="00224302" w:rsidP="00C0127D">
      <w:pPr>
        <w:jc w:val="both"/>
      </w:pPr>
      <w:r w:rsidRPr="00C0127D">
        <w:t xml:space="preserve">The direction of change for </w:t>
      </w:r>
      <w:r w:rsidR="00745AD4">
        <w:t xml:space="preserve">many of the </w:t>
      </w:r>
      <w:r w:rsidRPr="00C0127D">
        <w:t>modification</w:t>
      </w:r>
      <w:r w:rsidR="00745AD4">
        <w:t xml:space="preserve">s </w:t>
      </w:r>
      <w:r w:rsidR="008B5582">
        <w:t xml:space="preserve">associated </w:t>
      </w:r>
      <w:r>
        <w:t xml:space="preserve">with </w:t>
      </w:r>
      <w:r w:rsidR="00297726">
        <w:t>differentially</w:t>
      </w:r>
      <w:r w:rsidR="00D34023">
        <w:t xml:space="preserve"> modified peptides</w:t>
      </w:r>
      <w:r w:rsidRPr="00C0127D">
        <w:t xml:space="preserve"> was consistent with known ALS pathology. Phosphorylated NEFH is </w:t>
      </w:r>
      <w:r w:rsidR="00D37700">
        <w:t>a</w:t>
      </w:r>
      <w:r w:rsidRPr="00C0127D">
        <w:t xml:space="preserve"> biomarker of ALS-associated neurodegeneration [PMID], and the nitrosylation detected on NEFM reflects the elevated oxidative and nitrosative stress characteristic of ALS motor neurons</w:t>
      </w:r>
      <w:r w:rsidR="005D3BA3">
        <w:t xml:space="preserve"> [REF]</w:t>
      </w:r>
      <w:r w:rsidRPr="00C0127D">
        <w:t>. Acetylation of tau impairs its clearance via chaperone-mediated autophagy, consistent with the tau co-pathology observed across the ALS-FTD spectrum</w:t>
      </w:r>
      <w:r w:rsidR="005D3BA3">
        <w:t>[REF]</w:t>
      </w:r>
      <w:r w:rsidRPr="00C0127D">
        <w:t xml:space="preserve">. </w:t>
      </w:r>
      <w:r w:rsidR="005D3BA3">
        <w:t>H</w:t>
      </w:r>
      <w:r w:rsidRPr="00C0127D">
        <w:t>ydroxyproline-deficient collagen peptides are consistent with decades of reports of reduced collagen hydroxyproline in ALS tissue</w:t>
      </w:r>
      <w:r w:rsidR="005D3BA3">
        <w:t xml:space="preserve"> [REF]</w:t>
      </w:r>
      <w:r w:rsidRPr="00C0127D">
        <w:t>. Differential trimethylation of eEF1A1 is consistent with emerging evidence that translational elongation is dysregulated in ALS motor neurons</w:t>
      </w:r>
      <w:r w:rsidR="005D3BA3">
        <w:t xml:space="preserve"> [REF]</w:t>
      </w:r>
      <w:r w:rsidRPr="00C0127D">
        <w:t>. Taken together, the PTMs identified by our pipeline converge on pathways already implicated in ALS, providing biological validation of the pipeline output.</w:t>
      </w:r>
    </w:p>
    <w:p w14:paraId="6177154E" w14:textId="39076560" w:rsidR="0010395D" w:rsidRPr="00103DEB" w:rsidRDefault="00A7301C">
      <w:pPr>
        <w:jc w:val="both"/>
        <w:rPr>
          <w:b/>
          <w:bCs/>
        </w:rPr>
      </w:pPr>
      <w:r>
        <w:rPr>
          <w:b/>
          <w:bCs/>
        </w:rPr>
        <w:t>Protein-Level Analysis</w:t>
      </w:r>
    </w:p>
    <w:p w14:paraId="5130B503" w14:textId="142759AC" w:rsidR="0067231F" w:rsidRDefault="0067231F" w:rsidP="0067231F">
      <w:pPr>
        <w:jc w:val="both"/>
      </w:pPr>
      <w:r>
        <w:t xml:space="preserve">We also performed protein-level differential abundance analysis to complement the peptide-level PTM findings described above. </w:t>
      </w:r>
      <w:r w:rsidR="00EE75FC">
        <w:t xml:space="preserve">We required that at least two distinct peptides be observed for each protein to be considered for this analysis. </w:t>
      </w:r>
      <w:r>
        <w:t xml:space="preserve">After excluding proteins with only a single quantified peptide, 2,569 proteins </w:t>
      </w:r>
      <w:r w:rsidR="00EE75FC">
        <w:t>remained</w:t>
      </w:r>
      <w:r>
        <w:t>.</w:t>
      </w:r>
      <w:r w:rsidR="00EE75FC">
        <w:t xml:space="preserve"> This is shown in Figure </w:t>
      </w:r>
      <w:r w:rsidR="00D33ACC">
        <w:t>4B</w:t>
      </w:r>
      <w:r w:rsidR="00EE75FC">
        <w:t>.</w:t>
      </w:r>
      <w:r>
        <w:t xml:space="preserve"> Of these, 597 proteins were significantly </w:t>
      </w:r>
      <w:r>
        <w:lastRenderedPageBreak/>
        <w:t>less abundant and 222 were significantly more abundant in ALS motor neurons compared to controls (</w:t>
      </w:r>
      <w:r w:rsidR="00932B88" w:rsidRPr="00A67635">
        <w:rPr>
          <w:rFonts w:cs="Helvetica"/>
          <w:kern w:val="0"/>
        </w:rPr>
        <w:t xml:space="preserve">adj. </w:t>
      </w:r>
      <w:r w:rsidR="00932B88">
        <w:rPr>
          <w:rFonts w:cs="Helvetica"/>
          <w:kern w:val="0"/>
        </w:rPr>
        <w:t>p-value</w:t>
      </w:r>
      <w:r>
        <w:t>&lt; 0.05, |log2FC| &gt; 1.5).</w:t>
      </w:r>
    </w:p>
    <w:p w14:paraId="70585AF3" w14:textId="00E7AAAE" w:rsidR="00B00A41" w:rsidRDefault="00D275BD" w:rsidP="00C0127D">
      <w:pPr>
        <w:jc w:val="both"/>
      </w:pPr>
      <w:r>
        <w:t>Notably, among the differentially abundant proteins, we identified 45 with known PTM-related enzymatic activity: 33 PTM writers (enzymes that install modifications) and 12 PTM erasers (enzymes that remove them). These include several kinases (PRKCA, FYN, CSNK2A1, MAP2K4), the citrullination enzyme PADI2</w:t>
      </w:r>
      <w:r w:rsidR="00EE75FC">
        <w:t xml:space="preserve">, </w:t>
      </w:r>
      <w:r>
        <w:t>and the NAD-dependent deacetylase SIRT2, whose dysregulation may contribute to the acetylation changes observed on GFAP and tau. Additionally, 13 E3 ubiquitin ligases were differentially abundant, including HUWE1 and STUB1/CHIP, both of which play key roles in protein quality control pathways that are disrupted in ALS. The differential abundance of these PTM-modifying enzymes provides a potential mechanistic link between the protein-level changes and the peptide-level PTM alterations described above.</w:t>
      </w:r>
    </w:p>
    <w:p w14:paraId="348D53DA" w14:textId="35DF573C" w:rsidR="00A01C16" w:rsidRDefault="00553CE1" w:rsidP="0071070F">
      <w:pPr>
        <w:jc w:val="both"/>
      </w:pPr>
      <w:r>
        <w:t xml:space="preserve">In this analysis, proteins were quantified </w:t>
      </w:r>
      <w:r w:rsidR="00E34D49">
        <w:t xml:space="preserve">based on the </w:t>
      </w:r>
      <w:r w:rsidR="00932B88">
        <w:t>peptides identified</w:t>
      </w:r>
      <w:r w:rsidR="00CB565B">
        <w:t xml:space="preserve"> </w:t>
      </w:r>
      <w:r w:rsidR="00096099">
        <w:t xml:space="preserve">in the </w:t>
      </w:r>
      <w:r w:rsidR="00CB565B">
        <w:t xml:space="preserve">diverse </w:t>
      </w:r>
      <w:r w:rsidR="00096099">
        <w:t>PTM search, where a wide variety</w:t>
      </w:r>
      <w:r w:rsidR="00CB565B">
        <w:t xml:space="preserve"> of PTMs were considered. </w:t>
      </w:r>
      <w:r w:rsidR="000C646C">
        <w:t xml:space="preserve">We performed </w:t>
      </w:r>
      <w:r w:rsidR="00084A5C">
        <w:t xml:space="preserve">an </w:t>
      </w:r>
      <w:r w:rsidR="00CB565B">
        <w:t xml:space="preserve">additional analysis where proteins were quantified based on the results of the </w:t>
      </w:r>
      <w:r w:rsidR="00096099">
        <w:t xml:space="preserve">limited-PTM </w:t>
      </w:r>
      <w:r w:rsidR="00CB565B">
        <w:t>search</w:t>
      </w:r>
      <w:r w:rsidR="00096099">
        <w:t>, where</w:t>
      </w:r>
      <w:r w:rsidR="00CB565B">
        <w:t xml:space="preserve"> only </w:t>
      </w:r>
      <w:r w:rsidR="00096099">
        <w:t xml:space="preserve">a handful of PTMs were </w:t>
      </w:r>
      <w:r w:rsidR="00CB565B">
        <w:t>considered</w:t>
      </w:r>
      <w:r w:rsidR="007572E3">
        <w:t xml:space="preserve">. </w:t>
      </w:r>
      <w:r w:rsidR="00CB565B">
        <w:t>The two analyses produced dramatically different results</w:t>
      </w:r>
      <w:r w:rsidR="007C2F92">
        <w:t xml:space="preserve">: </w:t>
      </w:r>
      <w:r w:rsidR="0071070F" w:rsidRPr="0071070F">
        <w:t>13</w:t>
      </w:r>
      <w:r w:rsidR="0071070F">
        <w:t>7</w:t>
      </w:r>
      <w:r w:rsidR="007C2F92">
        <w:t xml:space="preserve"> proteins are found to be DA </w:t>
      </w:r>
      <w:r w:rsidR="00334AB0">
        <w:t xml:space="preserve">only </w:t>
      </w:r>
      <w:r w:rsidR="00CB565B">
        <w:t>in the limited-PTM analysis</w:t>
      </w:r>
      <w:r w:rsidR="00096099">
        <w:t>,</w:t>
      </w:r>
      <w:r w:rsidR="00CB565B">
        <w:t xml:space="preserve"> </w:t>
      </w:r>
      <w:r w:rsidR="007C2F92">
        <w:t xml:space="preserve">and </w:t>
      </w:r>
      <w:r w:rsidR="0071070F" w:rsidRPr="0071070F">
        <w:t>84</w:t>
      </w:r>
      <w:r w:rsidR="007C2F92">
        <w:t xml:space="preserve"> proteins are found to be DA </w:t>
      </w:r>
      <w:r w:rsidR="00CB565B">
        <w:t>only in the diverse-PTM analysis</w:t>
      </w:r>
      <w:r w:rsidR="009D1E55">
        <w:t xml:space="preserve">. </w:t>
      </w:r>
      <w:r w:rsidR="00430668">
        <w:t xml:space="preserve">Considering </w:t>
      </w:r>
      <w:r w:rsidR="00B62D72">
        <w:t xml:space="preserve">modifications </w:t>
      </w:r>
      <w:r w:rsidR="00096099">
        <w:t xml:space="preserve">substantially </w:t>
      </w:r>
      <w:r w:rsidR="00C16789">
        <w:t>changes the set of proteins that are found to be differentially abundant.</w:t>
      </w:r>
      <w:r w:rsidR="005220A4">
        <w:t xml:space="preserve"> While similar </w:t>
      </w:r>
      <w:r w:rsidR="005220A4">
        <w:rPr>
          <w:i/>
          <w:iCs/>
        </w:rPr>
        <w:t>numbers</w:t>
      </w:r>
      <w:r w:rsidR="005220A4">
        <w:rPr>
          <w:b/>
          <w:bCs/>
          <w:i/>
          <w:iCs/>
        </w:rPr>
        <w:t xml:space="preserve"> </w:t>
      </w:r>
      <w:r w:rsidR="00084A5C" w:rsidRPr="00AC738E">
        <w:t xml:space="preserve">of </w:t>
      </w:r>
      <w:r w:rsidR="005220A4">
        <w:t>proteins are found to be differentially abund</w:t>
      </w:r>
      <w:r w:rsidR="00046882">
        <w:t>ant</w:t>
      </w:r>
      <w:r w:rsidR="001F080F">
        <w:t xml:space="preserve">, the set of proteins differs by </w:t>
      </w:r>
      <w:r w:rsidR="003F0FC4">
        <w:t>about 30</w:t>
      </w:r>
      <w:r w:rsidR="001F080F">
        <w:t>%</w:t>
      </w:r>
      <w:r w:rsidR="00E40413">
        <w:t xml:space="preserve">. </w:t>
      </w:r>
      <w:r w:rsidR="00A7301C">
        <w:t>Figure</w:t>
      </w:r>
      <w:r w:rsidR="0071070F">
        <w:t xml:space="preserve">s </w:t>
      </w:r>
      <w:r w:rsidR="00316E0B">
        <w:t xml:space="preserve">5 </w:t>
      </w:r>
      <w:r w:rsidR="0071070F">
        <w:t>C and D</w:t>
      </w:r>
      <w:r w:rsidR="00CB565B">
        <w:t xml:space="preserve"> compare the results from the two </w:t>
      </w:r>
      <w:r w:rsidR="00096099">
        <w:t>analyses</w:t>
      </w:r>
      <w:r w:rsidR="00CB565B">
        <w:t>.</w:t>
      </w:r>
      <w:r w:rsidR="003725CF">
        <w:t xml:space="preserve"> </w:t>
      </w:r>
      <w:r w:rsidR="00DB0510">
        <w:t xml:space="preserve">Points highlighted in green represent proteins that are </w:t>
      </w:r>
      <w:r w:rsidR="00096099">
        <w:t>only DA when diverse PTMs</w:t>
      </w:r>
      <w:r w:rsidR="00DB0510">
        <w:t xml:space="preserve"> are considered</w:t>
      </w:r>
      <w:r w:rsidR="00096099">
        <w:t xml:space="preserve"> and </w:t>
      </w:r>
      <w:r w:rsidR="00DB0510">
        <w:t>point</w:t>
      </w:r>
      <w:r w:rsidR="0063193D">
        <w:t>s</w:t>
      </w:r>
      <w:r w:rsidR="00DB0510">
        <w:t xml:space="preserve"> highlighted in red represent proteins that are DA </w:t>
      </w:r>
      <w:r w:rsidR="00CD2C0D">
        <w:t>when only limited</w:t>
      </w:r>
      <w:r w:rsidR="00096099">
        <w:t xml:space="preserve"> PTMs are considered</w:t>
      </w:r>
      <w:r w:rsidR="00DB0510">
        <w:t>.</w:t>
      </w:r>
      <w:r w:rsidR="0019108B">
        <w:t xml:space="preserve"> </w:t>
      </w:r>
    </w:p>
    <w:p w14:paraId="4190E409" w14:textId="750B89AA" w:rsidR="0010395D" w:rsidRDefault="0010395D" w:rsidP="0071070F">
      <w:pPr>
        <w:jc w:val="both"/>
      </w:pPr>
      <w:r w:rsidRPr="0003067D">
        <w:rPr>
          <w:noProof/>
        </w:rPr>
        <w:lastRenderedPageBreak/>
        <mc:AlternateContent>
          <mc:Choice Requires="wps">
            <w:drawing>
              <wp:anchor distT="45720" distB="45720" distL="114300" distR="114300" simplePos="0" relativeHeight="251658243" behindDoc="0" locked="0" layoutInCell="1" allowOverlap="1" wp14:anchorId="56AD2E66" wp14:editId="59AFE73B">
                <wp:simplePos x="0" y="0"/>
                <wp:positionH relativeFrom="column">
                  <wp:posOffset>0</wp:posOffset>
                </wp:positionH>
                <wp:positionV relativeFrom="paragraph">
                  <wp:posOffset>333375</wp:posOffset>
                </wp:positionV>
                <wp:extent cx="5874385" cy="6019800"/>
                <wp:effectExtent l="0" t="0" r="12065" b="19050"/>
                <wp:wrapSquare wrapText="bothSides"/>
                <wp:docPr id="321561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4385" cy="6019800"/>
                        </a:xfrm>
                        <a:prstGeom prst="rect">
                          <a:avLst/>
                        </a:prstGeom>
                        <a:solidFill>
                          <a:srgbClr val="FFFFFF"/>
                        </a:solidFill>
                        <a:ln w="9525">
                          <a:solidFill>
                            <a:srgbClr val="000000"/>
                          </a:solidFill>
                          <a:miter lim="800000"/>
                          <a:headEnd/>
                          <a:tailEnd/>
                        </a:ln>
                      </wps:spPr>
                      <wps:txbx>
                        <w:txbxContent>
                          <w:p w14:paraId="0A1C2290" w14:textId="77777777" w:rsidR="0010395D" w:rsidRDefault="0010395D" w:rsidP="0010395D">
                            <w:pPr>
                              <w:keepNext/>
                              <w:jc w:val="center"/>
                            </w:pPr>
                            <w:r w:rsidRPr="005437D0">
                              <w:rPr>
                                <w:noProof/>
                              </w:rPr>
                              <w:drawing>
                                <wp:inline distT="0" distB="0" distL="0" distR="0" wp14:anchorId="21FC2778" wp14:editId="6182E156">
                                  <wp:extent cx="5682615" cy="4689475"/>
                                  <wp:effectExtent l="0" t="0" r="0" b="0"/>
                                  <wp:docPr id="1916032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2615" cy="4689475"/>
                                          </a:xfrm>
                                          <a:prstGeom prst="rect">
                                            <a:avLst/>
                                          </a:prstGeom>
                                          <a:noFill/>
                                          <a:ln>
                                            <a:noFill/>
                                          </a:ln>
                                        </pic:spPr>
                                      </pic:pic>
                                    </a:graphicData>
                                  </a:graphic>
                                </wp:inline>
                              </w:drawing>
                            </w:r>
                          </w:p>
                          <w:p w14:paraId="746694D3" w14:textId="13A97C0E" w:rsidR="0010395D" w:rsidRPr="0062015C" w:rsidRDefault="0010395D" w:rsidP="0010395D">
                            <w:pPr>
                              <w:pStyle w:val="Caption"/>
                              <w:rPr>
                                <w:i w:val="0"/>
                                <w:iCs w:val="0"/>
                              </w:rPr>
                            </w:pPr>
                            <w:r>
                              <w:t xml:space="preserve">Figure </w:t>
                            </w:r>
                            <w:r w:rsidR="00D33ACC">
                              <w:t>4</w:t>
                            </w:r>
                            <w:r>
                              <w:t>:</w:t>
                            </w:r>
                            <w:r w:rsidR="005B3DFC">
                              <w:t xml:space="preserve"> Differential Abundance Analysis of Protein – Diverse vs. Limited PTMs. </w:t>
                            </w:r>
                            <w:r w:rsidR="005B3DFC">
                              <w:rPr>
                                <w:i w:val="0"/>
                                <w:iCs w:val="0"/>
                              </w:rPr>
                              <w:t xml:space="preserve">A. Volcano plot showing the results of a protein-level differential abundance analysis based on the diverse PTM search. Some proteins that are known to install or remove PTMs are highlighted. B. Distribution showing how many peptides were detected from each protein. Most proteins were identified based on 3 peptides or less (dotted red line.) C. </w:t>
                            </w:r>
                            <w:r w:rsidR="00583C26">
                              <w:rPr>
                                <w:i w:val="0"/>
                                <w:iCs w:val="0"/>
                              </w:rPr>
                              <w:t xml:space="preserve">Volcano plot showing the difference between the protein-level differential analysis considering diverse vs limited PTMs. Green dots are proteins that are only found to be differentially abundant when PTMs are considered. Red dots are PTMs that are only found to be differentially abundant when PTMs are not considered. D. Plot showing the correlation between protein log2 fold changes when </w:t>
                            </w:r>
                            <w:r w:rsidR="00CB565B">
                              <w:rPr>
                                <w:i w:val="0"/>
                                <w:iCs w:val="0"/>
                              </w:rPr>
                              <w:t xml:space="preserve">considering a limited vs. diverse set of PTMs. </w:t>
                            </w:r>
                          </w:p>
                          <w:p w14:paraId="1E684A6E" w14:textId="77777777" w:rsidR="0010395D" w:rsidRDefault="0010395D" w:rsidP="00103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D2E66" id="_x0000_s1029" type="#_x0000_t202" style="position:absolute;left:0;text-align:left;margin-left:0;margin-top:26.25pt;width:462.55pt;height:474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">
                <v:textbox>
                  <w:txbxContent>
                    <w:p w14:paraId="0A1C2290" w14:textId="77777777" w:rsidR="0010395D" w:rsidRDefault="0010395D" w:rsidP="0010395D">
                      <w:pPr>
                        <w:keepNext/>
                        <w:jc w:val="center"/>
                      </w:pPr>
                      <w:r w:rsidRPr="005437D0">
                        <w:rPr>
                          <w:noProof/>
                        </w:rPr>
                        <w:drawing>
                          <wp:inline distT="0" distB="0" distL="0" distR="0" wp14:anchorId="21FC2778" wp14:editId="6182E156">
                            <wp:extent cx="5682615" cy="4689475"/>
                            <wp:effectExtent l="0" t="0" r="0" b="0"/>
                            <wp:docPr id="1916032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2615" cy="4689475"/>
                                    </a:xfrm>
                                    <a:prstGeom prst="rect">
                                      <a:avLst/>
                                    </a:prstGeom>
                                    <a:noFill/>
                                    <a:ln>
                                      <a:noFill/>
                                    </a:ln>
                                  </pic:spPr>
                                </pic:pic>
                              </a:graphicData>
                            </a:graphic>
                          </wp:inline>
                        </w:drawing>
                      </w:r>
                    </w:p>
                    <w:p w14:paraId="746694D3" w14:textId="13A97C0E" w:rsidR="0010395D" w:rsidRPr="0062015C" w:rsidRDefault="0010395D" w:rsidP="0010395D">
                      <w:pPr>
                        <w:pStyle w:val="Caption"/>
                        <w:rPr>
                          <w:i w:val="0"/>
                          <w:iCs w:val="0"/>
                        </w:rPr>
                      </w:pPr>
                      <w:r>
                        <w:t xml:space="preserve">Figure </w:t>
                      </w:r>
                      <w:r w:rsidR="00D33ACC">
                        <w:t>4</w:t>
                      </w:r>
                      <w:r>
                        <w:t>:</w:t>
                      </w:r>
                      <w:r w:rsidR="005B3DFC">
                        <w:t xml:space="preserve"> Differential Abundance Analysis of Protein – Diverse vs. Limited PTMs. </w:t>
                      </w:r>
                      <w:r w:rsidR="005B3DFC">
                        <w:rPr>
                          <w:i w:val="0"/>
                          <w:iCs w:val="0"/>
                        </w:rPr>
                        <w:t xml:space="preserve">A. Volcano plot showing the results of a protein-level differential abundance analysis based on the diverse PTM search. Some proteins that are known to install or remove PTMs are highlighted. B. Distribution showing how many peptides were detected from each protein. Most proteins were identified based on 3 peptides or less (dotted red line.) C. </w:t>
                      </w:r>
                      <w:r w:rsidR="00583C26">
                        <w:rPr>
                          <w:i w:val="0"/>
                          <w:iCs w:val="0"/>
                        </w:rPr>
                        <w:t xml:space="preserve">Volcano plot showing the difference between the protein-level differential analysis considering diverse vs limited PTMs. Green dots are proteins that are only found to be differentially abundant when PTMs are considered. Red dots are PTMs that are only found to be differentially abundant when PTMs are not considered. D. Plot showing the correlation between protein log2 fold changes when </w:t>
                      </w:r>
                      <w:r w:rsidR="00CB565B">
                        <w:rPr>
                          <w:i w:val="0"/>
                          <w:iCs w:val="0"/>
                        </w:rPr>
                        <w:t xml:space="preserve">considering a limited vs. diverse set of PTMs. </w:t>
                      </w:r>
                    </w:p>
                    <w:p w14:paraId="1E684A6E" w14:textId="77777777" w:rsidR="0010395D" w:rsidRDefault="0010395D" w:rsidP="0010395D"/>
                  </w:txbxContent>
                </v:textbox>
                <w10:wrap type="square"/>
              </v:shape>
            </w:pict>
          </mc:Fallback>
        </mc:AlternateContent>
      </w:r>
    </w:p>
    <w:p w14:paraId="18884227" w14:textId="77777777" w:rsidR="0010395D" w:rsidRDefault="0010395D" w:rsidP="0071070F">
      <w:pPr>
        <w:jc w:val="both"/>
      </w:pPr>
    </w:p>
    <w:p w14:paraId="04BA9331" w14:textId="23845515" w:rsidR="008176BF" w:rsidRDefault="00D275BD" w:rsidP="0071070F">
      <w:pPr>
        <w:jc w:val="both"/>
      </w:pPr>
      <w:r>
        <w:t xml:space="preserve">Several notable proteins change in significance when </w:t>
      </w:r>
      <w:r w:rsidR="00CD2C0D">
        <w:t xml:space="preserve">diverse </w:t>
      </w:r>
      <w:r>
        <w:t xml:space="preserve">modifications </w:t>
      </w:r>
      <w:r w:rsidR="00CD2C0D">
        <w:t xml:space="preserve">are </w:t>
      </w:r>
      <w:r>
        <w:t>considered</w:t>
      </w:r>
      <w:r w:rsidR="00753C24">
        <w:t>, but not when limited modifications are considered, or vice versa</w:t>
      </w:r>
      <w:r>
        <w:t xml:space="preserve"> (Figure </w:t>
      </w:r>
      <w:r w:rsidR="00CD2C0D">
        <w:t>4C, D</w:t>
      </w:r>
      <w:r>
        <w:t xml:space="preserve">). EEF1A1, the translation elongation factor </w:t>
      </w:r>
      <w:r w:rsidR="0071070F">
        <w:t>that was found to be differentially trimethylated</w:t>
      </w:r>
      <w:r>
        <w:t xml:space="preserve">, </w:t>
      </w:r>
      <w:r w:rsidR="00CD2C0D">
        <w:t xml:space="preserve">is </w:t>
      </w:r>
      <w:r>
        <w:t xml:space="preserve">significantly less abundant in ALS only when </w:t>
      </w:r>
      <w:r w:rsidR="00CD2C0D">
        <w:t xml:space="preserve">diverse PTMs are considered. </w:t>
      </w:r>
      <w:r>
        <w:t xml:space="preserve">Conversely, NEFM </w:t>
      </w:r>
      <w:r w:rsidR="00CD2C0D">
        <w:t xml:space="preserve">is </w:t>
      </w:r>
      <w:r>
        <w:t>no</w:t>
      </w:r>
      <w:r w:rsidR="00CD2C0D">
        <w:t>t</w:t>
      </w:r>
      <w:r>
        <w:t xml:space="preserve"> differentially abundant when</w:t>
      </w:r>
      <w:r w:rsidR="00CD2C0D">
        <w:t xml:space="preserve"> diverse</w:t>
      </w:r>
      <w:r>
        <w:t xml:space="preserve"> modifications </w:t>
      </w:r>
      <w:r w:rsidR="00CD2C0D">
        <w:t xml:space="preserve">are </w:t>
      </w:r>
      <w:r>
        <w:t xml:space="preserve">considered, whereas it </w:t>
      </w:r>
      <w:r w:rsidR="00CD2C0D">
        <w:t>is</w:t>
      </w:r>
      <w:r>
        <w:t xml:space="preserve"> significantly less abundant in the ALS condition in the </w:t>
      </w:r>
      <w:r w:rsidR="00CD2C0D">
        <w:t xml:space="preserve">limited-PTM </w:t>
      </w:r>
      <w:r>
        <w:t xml:space="preserve">analysis. </w:t>
      </w:r>
      <w:r w:rsidR="00CD2C0D">
        <w:t>This is likely because multiple NEFM peptides are significantly more nitrosylated in the ALS condition. When the nitrosylated peptides are not identified, it decreases the apparent abundance of ALS.</w:t>
      </w:r>
      <w:r w:rsidR="008176BF">
        <w:t xml:space="preserve"> </w:t>
      </w:r>
      <w:r w:rsidR="00DF0EAA">
        <w:t xml:space="preserve">When PTMs are not considered, </w:t>
      </w:r>
      <w:r w:rsidR="004C1EF4">
        <w:t xml:space="preserve">modified peptides are ignored in the </w:t>
      </w:r>
      <w:r w:rsidR="004C1EF4">
        <w:lastRenderedPageBreak/>
        <w:t xml:space="preserve">quantitative analysis, resulting in incorrect conclusions </w:t>
      </w:r>
      <w:r w:rsidR="00036B2E">
        <w:t>about overall protein abundance. By including PTMs in search and quantification, not only can we achieve greater quantitative accuracy, but we can also</w:t>
      </w:r>
      <w:r w:rsidR="00A62A20">
        <w:t xml:space="preserve"> discover differences in specific modifications at specific sites, discoveries that advance understanding more than an additional upregulated protein in a list of a thousand upregulated proteins.</w:t>
      </w:r>
    </w:p>
    <w:p w14:paraId="2113D2BB" w14:textId="77777777" w:rsidR="000B3F6F" w:rsidRDefault="000B3F6F" w:rsidP="00251A87">
      <w:pPr>
        <w:jc w:val="both"/>
      </w:pPr>
    </w:p>
    <w:p w14:paraId="5DD1E8B1" w14:textId="12C006F0" w:rsidR="00FE43C2" w:rsidRDefault="00FE43C2" w:rsidP="00FE43C2">
      <w:pPr>
        <w:rPr>
          <w:b/>
          <w:bCs/>
          <w:u w:val="single"/>
        </w:rPr>
      </w:pPr>
      <w:r>
        <w:rPr>
          <w:b/>
          <w:bCs/>
          <w:u w:val="single"/>
        </w:rPr>
        <w:t>Conclusion</w:t>
      </w:r>
    </w:p>
    <w:p w14:paraId="08A61225" w14:textId="6928FF17" w:rsidR="00B00A41" w:rsidRDefault="00D275BD" w:rsidP="0067231F">
      <w:pPr>
        <w:jc w:val="both"/>
      </w:pPr>
      <w:r>
        <w:t xml:space="preserve">We have demonstrated that combining MetaMorpheus for PTM-aware </w:t>
      </w:r>
      <w:r w:rsidR="00E2439B">
        <w:t>search</w:t>
      </w:r>
      <w:r>
        <w:t xml:space="preserve"> with FlashLFQ + PIP-ECHO for precise peptide-level quantification enables the discovery and quantification of post-translational modifications in single-cell proteomics data. Applying this pipeline to a dataset of ALS and control motor neurons, we identified over 200 differentially abundant modified peptides spanning a diverse array of PTM types. Among the most notable findings, we observed widespread carboxymethylation consistent with advanced glycation end products (AGEs) enriched in ALS motor neurons, citrullination changes on myelin basic protein and other substrates, differential phosphorylation and nitrosylation of neurofilament proteins, and acetylated tau peptides consistent with tau co-pathology in the ALS-FTD spectrum.</w:t>
      </w:r>
    </w:p>
    <w:p w14:paraId="6612BE46" w14:textId="77777777" w:rsidR="00B00A41" w:rsidRDefault="00D275BD" w:rsidP="0067231F">
      <w:pPr>
        <w:jc w:val="both"/>
      </w:pPr>
      <w:r>
        <w:t>The single-cell resolution of this dataset proved essential for interpreting several of these findings. The observation that citrullinated MBP peptides are less abundant in ALS motor neurons—opposite to the pattern reported in reactive astrocytes—demonstrates that cell-type-specific PTM changes can be masked or inverted in bulk tissue analyses. Similarly, the detection of differentially abundant PTM-modifying enzymes such as PADI2 and SIRT2 among the protein-level results provides a potential mechanistic basis for the peptide-level PTM changes and illustrates the value of integrating protein- and peptide-level analyses. Notably, considering modified peptides in protein quantification altered the set of differentially abundant proteins by approximately 30%, highlighting that ignoring PTMs in single-cell proteomics can lead to incomplete or misleading conclusions about protein-level changes.</w:t>
      </w:r>
    </w:p>
    <w:p w14:paraId="29AB3688" w14:textId="5E8AC20D" w:rsidR="00E2439B" w:rsidRDefault="00D275BD" w:rsidP="0067231F">
      <w:pPr>
        <w:jc w:val="both"/>
      </w:pPr>
      <w:r>
        <w:t xml:space="preserve">Several limitations of this work should be acknowledged. </w:t>
      </w:r>
      <w:r w:rsidR="00E2439B">
        <w:t>S</w:t>
      </w:r>
      <w:r>
        <w:t xml:space="preserve">ome modifications—particularly </w:t>
      </w:r>
      <w:r w:rsidR="00E2439B">
        <w:t xml:space="preserve">ubiquitination and </w:t>
      </w:r>
      <w:r>
        <w:t xml:space="preserve">carboxymethylation—cannot always be definitively distinguished from sample-processing artifacts </w:t>
      </w:r>
      <w:r w:rsidR="00004381" w:rsidRPr="0062015C">
        <w:rPr>
          <w:highlight w:val="yellow"/>
        </w:rPr>
        <w:t>based on</w:t>
      </w:r>
      <w:r w:rsidRPr="0062015C">
        <w:rPr>
          <w:highlight w:val="yellow"/>
        </w:rPr>
        <w:t xml:space="preserve"> mass spectrometry data </w:t>
      </w:r>
      <w:commentRangeStart w:id="44"/>
      <w:commentRangeStart w:id="45"/>
      <w:r w:rsidRPr="0062015C">
        <w:rPr>
          <w:highlight w:val="yellow"/>
        </w:rPr>
        <w:t>alone</w:t>
      </w:r>
      <w:commentRangeEnd w:id="44"/>
      <w:r w:rsidR="00C65AF6">
        <w:rPr>
          <w:rStyle w:val="CommentReference"/>
          <w:sz w:val="22"/>
          <w:szCs w:val="22"/>
        </w:rPr>
        <w:commentReference w:id="44"/>
      </w:r>
      <w:commentRangeEnd w:id="45"/>
      <w:r w:rsidR="006B1056">
        <w:rPr>
          <w:rStyle w:val="CommentReference"/>
          <w:sz w:val="22"/>
          <w:szCs w:val="22"/>
        </w:rPr>
        <w:commentReference w:id="45"/>
      </w:r>
      <w:r>
        <w:t xml:space="preserve">. Additionally, while our </w:t>
      </w:r>
      <w:r w:rsidR="00004381">
        <w:t xml:space="preserve">peptidoform fraction </w:t>
      </w:r>
      <w:r w:rsidR="00CA54FA">
        <w:t>analysis</w:t>
      </w:r>
      <w:r>
        <w:t xml:space="preserve"> successfully separated PTM-level changes from protein-level abundance differences, the </w:t>
      </w:r>
      <w:r w:rsidR="00934227">
        <w:t>analysis was limited to only the most abundant proteins</w:t>
      </w:r>
      <w:r w:rsidR="00607649">
        <w:t xml:space="preserve">; the </w:t>
      </w:r>
      <w:r w:rsidR="00934227">
        <w:t xml:space="preserve"> </w:t>
      </w:r>
      <w:r>
        <w:t xml:space="preserve"> requirement that parent proteins have at least four quantified peptides necessarily limits the analysis to more abundant proteins. Looking ahead, validation of the PTM changes identified here through orthogonal approaches such as targeted mass spectrometry or enrichment-based methods will be important. </w:t>
      </w:r>
    </w:p>
    <w:p w14:paraId="2C300FEA" w14:textId="01EC7BA5" w:rsidR="00B00A41" w:rsidRDefault="00D275BD" w:rsidP="0067231F">
      <w:pPr>
        <w:jc w:val="both"/>
      </w:pPr>
      <w:r>
        <w:t>The analytical framework presented here—combining PTM-aware database searching with precise peptide-level quantification—is broadly applicable to any single-cell proteomics study where post-translational regulation is of interest.</w:t>
      </w:r>
      <w:r w:rsidR="007E6B2B">
        <w:t xml:space="preserve"> </w:t>
      </w:r>
      <w:r w:rsidR="00607649">
        <w:t>The impact of PTMs on protein</w:t>
      </w:r>
      <w:r w:rsidR="00E25628">
        <w:t xml:space="preserve"> </w:t>
      </w:r>
      <w:r w:rsidR="00DF3991">
        <w:t>differential abundance analysis is</w:t>
      </w:r>
      <w:r>
        <w:t xml:space="preserve"> particularly </w:t>
      </w:r>
      <w:r w:rsidR="00607649">
        <w:t>important</w:t>
      </w:r>
      <w:r w:rsidR="00EE67AF">
        <w:t>. By examining proteins that change the most when PTMs are considered, we can identify altered pathways that are mediated by post-translational modification</w:t>
      </w:r>
      <w:r w:rsidR="00BA0E2C">
        <w:t>, even if we are unable to identify specific PTMs with statistical confidence.</w:t>
      </w:r>
      <w:r w:rsidR="00EE67AF">
        <w:t xml:space="preserve"> </w:t>
      </w:r>
      <w:r w:rsidR="00E25628">
        <w:t>Including t</w:t>
      </w:r>
      <w:r w:rsidR="000300FE">
        <w:t xml:space="preserve">he analysis of PTMs can </w:t>
      </w:r>
      <w:r w:rsidR="000300FE">
        <w:lastRenderedPageBreak/>
        <w:t>substantially increase the number of unique peptides detected</w:t>
      </w:r>
      <w:r>
        <w:t xml:space="preserve"> in </w:t>
      </w:r>
      <w:r w:rsidR="000300FE">
        <w:t>SCP</w:t>
      </w:r>
      <w:r w:rsidR="00E25628">
        <w:t xml:space="preserve"> while </w:t>
      </w:r>
      <w:r w:rsidR="000300FE">
        <w:t xml:space="preserve">also </w:t>
      </w:r>
      <w:r w:rsidR="00E25628">
        <w:t>greatly improving the quality of</w:t>
      </w:r>
      <w:r w:rsidR="000300FE">
        <w:t xml:space="preserve"> the biological conclusions </w:t>
      </w:r>
      <w:r w:rsidR="00E25628">
        <w:t xml:space="preserve">that can be </w:t>
      </w:r>
      <w:r w:rsidR="000300FE">
        <w:t>drawn from the data</w:t>
      </w:r>
      <w:r>
        <w:t>.</w:t>
      </w:r>
    </w:p>
    <w:p w14:paraId="195B1816" w14:textId="77777777" w:rsidR="00A01C16" w:rsidRDefault="00A01C16" w:rsidP="0067231F">
      <w:pPr>
        <w:jc w:val="both"/>
      </w:pPr>
    </w:p>
    <w:p w14:paraId="652DD86A" w14:textId="08D62DC8" w:rsidR="00A01C16" w:rsidRDefault="00A01C16" w:rsidP="0067231F">
      <w:pPr>
        <w:jc w:val="both"/>
      </w:pPr>
    </w:p>
    <w:sectPr w:rsidR="00A01C16">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exander Solivais" w:date="2025-11-12T12:44:00Z" w:initials="AS">
    <w:p w14:paraId="1D220C41" w14:textId="77777777" w:rsidR="00DF66D3" w:rsidRDefault="00DF66D3" w:rsidP="00DF66D3">
      <w:pPr>
        <w:pStyle w:val="CommentText"/>
      </w:pPr>
      <w:r>
        <w:rPr>
          <w:rStyle w:val="CommentReference"/>
        </w:rPr>
        <w:annotationRef/>
      </w:r>
      <w:r>
        <w:t>At some point, need to mention  the fact that considering a diverse PTMs has a substantially impact on the relative abundance of proteins. However, difficult to do this without muddying the narrative.</w:t>
      </w:r>
    </w:p>
  </w:comment>
  <w:comment w:id="2" w:author="Lloyd M Smith" w:date="2025-11-14T09:17:00Z" w:initials="LMS">
    <w:p w14:paraId="2AD57AF3" w14:textId="77777777" w:rsidR="00BB1EF4" w:rsidRDefault="00BB1EF4" w:rsidP="00BB1EF4">
      <w:r>
        <w:rPr>
          <w:rStyle w:val="CommentReference"/>
        </w:rPr>
        <w:annotationRef/>
      </w:r>
      <w:r>
        <w:rPr>
          <w:color w:val="000000"/>
          <w:sz w:val="20"/>
          <w:szCs w:val="20"/>
        </w:rPr>
        <w:t>agree.  maybe at the end, like in the discussion section</w:t>
      </w:r>
    </w:p>
  </w:comment>
  <w:comment w:id="0" w:author="Alexander Solivais" w:date="2025-11-12T09:23:00Z" w:initials="AS">
    <w:p w14:paraId="065E65AF" w14:textId="2BE97EB8" w:rsidR="00C74488" w:rsidRDefault="00C74488" w:rsidP="00C74488">
      <w:pPr>
        <w:pStyle w:val="CommentText"/>
      </w:pPr>
      <w:r>
        <w:rPr>
          <w:rStyle w:val="CommentReference"/>
        </w:rPr>
        <w:annotationRef/>
      </w:r>
      <w:r>
        <w:t xml:space="preserve">HERE YOU MOTIVATE YOUR PROJECT BY PEOPLE STUDYING CELL LINES INSTEAD OF SOME OTHER SYSTEM?  THAT SEEMS TO MISS THE FUNDAMENTAL ISSUE YOU ARE TACKLING WHICH I DON'T THINK IS WHERE YOU POINT THE GUN (WHAT SYSTEM YOU APPLY THE TECH TO).  CELLS ARE CELLS. </w:t>
      </w:r>
    </w:p>
    <w:p w14:paraId="6E6FAF0E" w14:textId="77777777" w:rsidR="00C74488" w:rsidRDefault="00C74488" w:rsidP="00C74488">
      <w:pPr>
        <w:pStyle w:val="CommentText"/>
      </w:pPr>
    </w:p>
    <w:p w14:paraId="4D9BAD09" w14:textId="77777777" w:rsidR="00C74488" w:rsidRDefault="00C74488" w:rsidP="00C74488">
      <w:pPr>
        <w:pStyle w:val="CommentText"/>
      </w:pPr>
      <w:r>
        <w:t>1-</w:t>
      </w:r>
      <w:r>
        <w:tab/>
        <w:t>Can PTMs be confidently detected in DDA single-cell proteomics data derived from post-mortem human tissue  MEH</w:t>
      </w:r>
    </w:p>
    <w:p w14:paraId="684A2356" w14:textId="77777777" w:rsidR="00C74488" w:rsidRDefault="00C74488" w:rsidP="00C74488">
      <w:pPr>
        <w:pStyle w:val="CommentText"/>
      </w:pPr>
    </w:p>
    <w:p w14:paraId="7F3A77C0" w14:textId="77777777" w:rsidR="00C74488" w:rsidRDefault="00C74488" w:rsidP="00C74488">
      <w:pPr>
        <w:pStyle w:val="CommentText"/>
      </w:pPr>
      <w:r>
        <w:t xml:space="preserve">THAT SEEMS INCREDIBLY NARROW AND NOT REALLY THE POINT OF YOUR PAPER TO MY KNOWLEDGE.  IT JUST HAPPENS TO BE AN APPLICATION WHERE YOU HAD DATA YOU COULD GO AFTER.  I </w:t>
      </w:r>
    </w:p>
    <w:p w14:paraId="0110F4F8" w14:textId="77777777" w:rsidR="00C74488" w:rsidRDefault="00C74488" w:rsidP="00C74488">
      <w:pPr>
        <w:pStyle w:val="CommentText"/>
      </w:pPr>
      <w:r>
        <w:t>2-</w:t>
      </w:r>
      <w:r>
        <w:tab/>
        <w:t>Does the consideration of additional PTMs change proteins that appear to be differentially abundant</w:t>
      </w:r>
    </w:p>
    <w:p w14:paraId="02927715" w14:textId="77777777" w:rsidR="00C74488" w:rsidRDefault="00C74488" w:rsidP="00C74488">
      <w:pPr>
        <w:pStyle w:val="CommentText"/>
      </w:pPr>
    </w:p>
    <w:p w14:paraId="47EF21D1" w14:textId="77777777" w:rsidR="00C74488" w:rsidRDefault="00C74488" w:rsidP="00C74488">
      <w:pPr>
        <w:pStyle w:val="CommentText"/>
      </w:pPr>
      <w:r>
        <w:t xml:space="preserve">THIS IS LIKELY INTERESTING BUT NEEDS TO BE STRENGTHENED AND CLARIFIED AND PUT UP FRONT RATHER THAN BURIED AS INCIDENTAL.  </w:t>
      </w:r>
    </w:p>
    <w:p w14:paraId="3BF13550" w14:textId="77777777" w:rsidR="00C74488" w:rsidRDefault="00C74488" w:rsidP="00C74488">
      <w:pPr>
        <w:pStyle w:val="CommentText"/>
      </w:pPr>
    </w:p>
    <w:p w14:paraId="2F971C40" w14:textId="77777777" w:rsidR="00C74488" w:rsidRDefault="00C74488" w:rsidP="00C74488">
      <w:pPr>
        <w:pStyle w:val="CommentText"/>
      </w:pPr>
      <w:r>
        <w:t>3-</w:t>
      </w:r>
      <w:r>
        <w:tab/>
        <w:t>Can SCP be used to identify PTMs that are correlated with disease pathology.</w:t>
      </w:r>
    </w:p>
    <w:p w14:paraId="53238317" w14:textId="77777777" w:rsidR="00C74488" w:rsidRDefault="00C74488" w:rsidP="00C74488">
      <w:pPr>
        <w:pStyle w:val="CommentText"/>
      </w:pPr>
    </w:p>
    <w:p w14:paraId="1468D9E8" w14:textId="77777777" w:rsidR="00C74488" w:rsidRDefault="00C74488" w:rsidP="00C74488">
      <w:pPr>
        <w:pStyle w:val="CommentText"/>
      </w:pPr>
      <w:r>
        <w:t>THIS COULD BE MORE LIKE...</w:t>
      </w:r>
    </w:p>
    <w:p w14:paraId="157C56E0" w14:textId="77777777" w:rsidR="00C74488" w:rsidRDefault="00C74488" w:rsidP="00C74488">
      <w:pPr>
        <w:pStyle w:val="CommentText"/>
      </w:pPr>
    </w:p>
    <w:p w14:paraId="5E1D8EB0" w14:textId="77777777" w:rsidR="00C74488" w:rsidRDefault="00C74488" w:rsidP="00C74488">
      <w:pPr>
        <w:pStyle w:val="CommentText"/>
      </w:pPr>
      <w:r>
        <w:t>ARMED WITH THIS NEW CAPABILITY TO MORE DEEPLY DETECT AND QUANTIFY  PTMs IN SCP DATA WE SHOW THAT IT IS POSSIBLE TO REVEAL PTM DIFFERENCES THAT CORRELATE WITH DISEASE PATHOOLOGY - IF YOU CAN SPIN THIS AS A NOVEL UNPRECEDENTED CAPABILITY YOUR PAPER COULD GO UP IN IMPORTANCE AND PUBLICATION VENUE.</w:t>
      </w:r>
    </w:p>
    <w:p w14:paraId="341F7037" w14:textId="77777777" w:rsidR="00C74488" w:rsidRDefault="00C74488" w:rsidP="00C74488">
      <w:pPr>
        <w:pStyle w:val="CommentText"/>
      </w:pPr>
    </w:p>
  </w:comment>
  <w:comment w:id="3" w:author="Alexander Solivais" w:date="2025-12-12T09:36:00Z" w:initials="AS">
    <w:p w14:paraId="544FF94F" w14:textId="77777777" w:rsidR="00F623B5" w:rsidRDefault="00F623B5" w:rsidP="00F623B5">
      <w:r>
        <w:rPr>
          <w:rStyle w:val="CommentReference"/>
        </w:rPr>
        <w:annotationRef/>
      </w:r>
      <w:r>
        <w:rPr>
          <w:sz w:val="20"/>
          <w:szCs w:val="20"/>
        </w:rPr>
        <w:t>is 'for' the right word?</w:t>
      </w:r>
    </w:p>
    <w:p w14:paraId="1B1C26D1" w14:textId="77777777" w:rsidR="00F623B5" w:rsidRDefault="00F623B5" w:rsidP="00F623B5"/>
    <w:p w14:paraId="1D22C727" w14:textId="77777777" w:rsidR="00F623B5" w:rsidRDefault="00F623B5" w:rsidP="00F623B5"/>
  </w:comment>
  <w:comment w:id="4" w:author="Lloyd M Smith" w:date="2025-11-14T09:21:00Z" w:initials="LMS">
    <w:p w14:paraId="0EFFF49C" w14:textId="6D47F05D" w:rsidR="005F09C0" w:rsidRDefault="005F09C0" w:rsidP="005F09C0">
      <w:r>
        <w:rPr>
          <w:rStyle w:val="CommentReference"/>
        </w:rPr>
        <w:annotationRef/>
      </w:r>
      <w:r>
        <w:rPr>
          <w:color w:val="000000"/>
          <w:sz w:val="20"/>
          <w:szCs w:val="20"/>
        </w:rPr>
        <w:t>just checking… the assertion the ALS is “mediated” by PTMs is quite strong.  Do you mean that, or do you mean “correlated”.  Big difference.  causality vs correlation matters</w:t>
      </w:r>
    </w:p>
  </w:comment>
  <w:comment w:id="5" w:author="Alexander Solivais" w:date="2025-12-10T16:40:00Z" w:initials="AS">
    <w:p w14:paraId="41D61C33" w14:textId="77777777" w:rsidR="006C2DC2" w:rsidRDefault="006C2DC2" w:rsidP="006C2DC2">
      <w:r>
        <w:rPr>
          <w:rStyle w:val="CommentReference"/>
        </w:rPr>
        <w:annotationRef/>
      </w:r>
      <w:r>
        <w:rPr>
          <w:sz w:val="20"/>
          <w:szCs w:val="20"/>
        </w:rPr>
        <w:t>You're right, I did mean "correlated"</w:t>
      </w:r>
    </w:p>
    <w:p w14:paraId="49076396" w14:textId="77777777" w:rsidR="006C2DC2" w:rsidRDefault="006C2DC2" w:rsidP="006C2DC2"/>
  </w:comment>
  <w:comment w:id="6" w:author="Lloyd M Smith" w:date="2026-03-11T08:59:00Z" w:initials="LS">
    <w:p w14:paraId="4B70667F" w14:textId="77777777" w:rsidR="00EE04CE" w:rsidRDefault="00EE04CE" w:rsidP="00EE04CE">
      <w:r>
        <w:rPr>
          <w:rStyle w:val="CommentReference"/>
        </w:rPr>
        <w:annotationRef/>
      </w:r>
      <w:r>
        <w:rPr>
          <w:sz w:val="20"/>
          <w:szCs w:val="20"/>
        </w:rPr>
        <w:t>is "for some samples" OK?  confusing as initially written as presumably there is an MS2 for some sample(s).</w:t>
      </w:r>
    </w:p>
  </w:comment>
  <w:comment w:id="7" w:author="Alexander Solivais" w:date="2026-03-16T12:31:00Z" w:initials="AS">
    <w:p w14:paraId="1737C98D" w14:textId="77777777" w:rsidR="008557BB" w:rsidRDefault="008557BB" w:rsidP="008557BB">
      <w:r>
        <w:rPr>
          <w:rStyle w:val="CommentReference"/>
        </w:rPr>
        <w:annotationRef/>
      </w:r>
      <w:r>
        <w:rPr>
          <w:sz w:val="20"/>
          <w:szCs w:val="20"/>
        </w:rPr>
        <w:t>Addressed by editing this a paragraph. Let me know if this has introduced new issues</w:t>
      </w:r>
    </w:p>
    <w:p w14:paraId="0408832A" w14:textId="77777777" w:rsidR="008557BB" w:rsidRDefault="008557BB" w:rsidP="008557BB"/>
  </w:comment>
  <w:comment w:id="8" w:author="Lloyd M Smith" w:date="2026-03-17T10:08:00Z" w:initials="LS">
    <w:p w14:paraId="48CEF2B8" w14:textId="77777777" w:rsidR="003B54DE" w:rsidRDefault="003B54DE" w:rsidP="003B54DE">
      <w:r>
        <w:rPr>
          <w:rStyle w:val="CommentReference"/>
        </w:rPr>
        <w:annotationRef/>
      </w:r>
      <w:r>
        <w:rPr>
          <w:sz w:val="20"/>
          <w:szCs w:val="20"/>
        </w:rPr>
        <w:t>seems ok now</w:t>
      </w:r>
    </w:p>
  </w:comment>
  <w:comment w:id="9" w:author="Lloyd M Smith" w:date="2025-11-14T09:24:00Z" w:initials="LMS">
    <w:p w14:paraId="218BBA53" w14:textId="77777777" w:rsidR="002944B0" w:rsidRDefault="002944B0" w:rsidP="002944B0">
      <w:r>
        <w:rPr>
          <w:rStyle w:val="CommentReference"/>
        </w:rPr>
        <w:annotationRef/>
      </w:r>
      <w:r>
        <w:rPr>
          <w:color w:val="000000"/>
          <w:sz w:val="20"/>
          <w:szCs w:val="20"/>
        </w:rPr>
        <w:t>no contractions in scientific writing …  that’s more for everyday speech, i.e. colloquialism</w:t>
      </w:r>
    </w:p>
  </w:comment>
  <w:comment w:id="11" w:author="Lloyd M Smith" w:date="2026-03-11T09:10:00Z" w:initials="LS">
    <w:p w14:paraId="2E8BDE93" w14:textId="77777777" w:rsidR="001406C8" w:rsidRDefault="001406C8" w:rsidP="001406C8">
      <w:r>
        <w:rPr>
          <w:rStyle w:val="CommentReference"/>
        </w:rPr>
        <w:annotationRef/>
      </w:r>
      <w:r>
        <w:rPr>
          <w:sz w:val="20"/>
          <w:szCs w:val="20"/>
        </w:rPr>
        <w:t xml:space="preserve">I want to let the reader know where dpcQuant is as they are not likely to know that. </w:t>
      </w:r>
    </w:p>
  </w:comment>
  <w:comment w:id="12" w:author="Alexander Solivais" w:date="2026-03-16T12:37:00Z" w:initials="AS">
    <w:p w14:paraId="683EA80E" w14:textId="77777777" w:rsidR="003B7E8E" w:rsidRDefault="003B7E8E" w:rsidP="003B7E8E">
      <w:r>
        <w:rPr>
          <w:rStyle w:val="CommentReference"/>
        </w:rPr>
        <w:annotationRef/>
      </w:r>
      <w:r>
        <w:rPr>
          <w:sz w:val="20"/>
          <w:szCs w:val="20"/>
        </w:rPr>
        <w:t>Added clause explaining dpcQuant</w:t>
      </w:r>
    </w:p>
  </w:comment>
  <w:comment w:id="13" w:author="Lloyd M Smith" w:date="2026-03-11T09:12:00Z" w:initials="LS">
    <w:p w14:paraId="6F297827" w14:textId="77777777" w:rsidR="0062629F" w:rsidRDefault="0062629F" w:rsidP="0062629F">
      <w:r>
        <w:rPr>
          <w:rStyle w:val="CommentReference"/>
        </w:rPr>
        <w:annotationRef/>
      </w:r>
      <w:r>
        <w:rPr>
          <w:sz w:val="20"/>
          <w:szCs w:val="20"/>
        </w:rPr>
        <w:t>I don't really know what a "linear model" means here.  could that be clarified? Is it important or could be removed?</w:t>
      </w:r>
    </w:p>
  </w:comment>
  <w:comment w:id="14" w:author="Alexander Solivais" w:date="2026-03-16T12:37:00Z" w:initials="AS">
    <w:p w14:paraId="70B2AE4F" w14:textId="77777777" w:rsidR="00123C5D" w:rsidRDefault="00123C5D" w:rsidP="00123C5D">
      <w:r>
        <w:rPr>
          <w:rStyle w:val="CommentReference"/>
        </w:rPr>
        <w:annotationRef/>
      </w:r>
      <w:r>
        <w:rPr>
          <w:sz w:val="20"/>
          <w:szCs w:val="20"/>
        </w:rPr>
        <w:t>Added a reference for those unfamiliar with linear models in differential expression analysis</w:t>
      </w:r>
    </w:p>
  </w:comment>
  <w:comment w:id="15" w:author="Lloyd M Smith" w:date="2026-03-17T10:52:00Z" w:initials="LS">
    <w:p w14:paraId="65563215" w14:textId="77777777" w:rsidR="00082A88" w:rsidRDefault="004D5CA2" w:rsidP="00082A88">
      <w:r>
        <w:rPr>
          <w:rStyle w:val="CommentReference"/>
        </w:rPr>
        <w:annotationRef/>
      </w:r>
      <w:r w:rsidR="00082A88">
        <w:rPr>
          <w:sz w:val="20"/>
          <w:szCs w:val="20"/>
        </w:rPr>
        <w:t>numbers don't match figure; check all numbers in text against numbers in figures and make sure they match</w:t>
      </w:r>
    </w:p>
  </w:comment>
  <w:comment w:id="16" w:author="Alexander Solivais" w:date="2026-02-12T18:02:00Z" w:initials="AS">
    <w:p w14:paraId="47047912" w14:textId="438BEA7F" w:rsidR="00721297" w:rsidRDefault="00721297" w:rsidP="00721297">
      <w:pPr>
        <w:pStyle w:val="CommentText"/>
      </w:pPr>
      <w:r>
        <w:rPr>
          <w:rStyle w:val="CommentReference"/>
        </w:rPr>
        <w:annotationRef/>
      </w:r>
      <w:r>
        <w:t>I’ve analyzed two other single cell datasets (so far). I’ve found similar trends, but not to the same extent. It feels like I need to make it clear that these findings generalize to other datasets. Not sure if a supplemental note is the best way to do so and if not, how to do so.</w:t>
      </w:r>
    </w:p>
  </w:comment>
  <w:comment w:id="17" w:author="Lloyd M Smith" w:date="2026-03-11T09:08:00Z" w:initials="LS">
    <w:p w14:paraId="699C891E" w14:textId="77777777" w:rsidR="00D723ED" w:rsidRDefault="00D723ED" w:rsidP="00D723ED">
      <w:r>
        <w:rPr>
          <w:rStyle w:val="CommentReference"/>
        </w:rPr>
        <w:annotationRef/>
      </w:r>
      <w:r>
        <w:rPr>
          <w:sz w:val="20"/>
          <w:szCs w:val="20"/>
        </w:rPr>
        <w:t>I'm not feeling that...  you are showing that something works in a set of data...different data sets will be different one presumes but that does not change your finding?</w:t>
      </w:r>
    </w:p>
  </w:comment>
  <w:comment w:id="18" w:author="Lloyd M Smith" w:date="2026-03-17T10:38:00Z" w:initials="LS">
    <w:p w14:paraId="6F68A2C3" w14:textId="77777777" w:rsidR="002B0758" w:rsidRDefault="002B0758" w:rsidP="002B0758">
      <w:r>
        <w:rPr>
          <w:rStyle w:val="CommentReference"/>
        </w:rPr>
        <w:annotationRef/>
      </w:r>
      <w:r>
        <w:rPr>
          <w:sz w:val="20"/>
          <w:szCs w:val="20"/>
        </w:rPr>
        <w:t xml:space="preserve">suggest you just skip the supplemental and not worry about this.  not the point of this paper and you have flagged it. </w:t>
      </w:r>
    </w:p>
  </w:comment>
  <w:comment w:id="21" w:author="Alexander Solivais" w:date="2026-02-17T11:24:00Z" w:initials="AS">
    <w:p w14:paraId="7D5FD77F" w14:textId="77777777" w:rsidR="001709C0" w:rsidRDefault="001709C0" w:rsidP="001709C0">
      <w:r>
        <w:rPr>
          <w:rStyle w:val="CommentReference"/>
        </w:rPr>
        <w:annotationRef/>
      </w:r>
      <w:r>
        <w:rPr>
          <w:sz w:val="20"/>
          <w:szCs w:val="20"/>
        </w:rPr>
        <w:t>For fig 1, swap B/C w/ A</w:t>
      </w:r>
    </w:p>
  </w:comment>
  <w:comment w:id="22" w:author="Alexander Solivais" w:date="2026-02-17T11:29:00Z" w:initials="AS">
    <w:p w14:paraId="2BB91781" w14:textId="77777777" w:rsidR="001709C0" w:rsidRDefault="001709C0" w:rsidP="001709C0">
      <w:r>
        <w:rPr>
          <w:rStyle w:val="CommentReference"/>
        </w:rPr>
        <w:annotationRef/>
      </w:r>
      <w:r>
        <w:rPr>
          <w:sz w:val="20"/>
          <w:szCs w:val="20"/>
        </w:rPr>
        <w:t>Also, change plot title to PSM Counts per Cell</w:t>
      </w:r>
    </w:p>
  </w:comment>
  <w:comment w:id="23" w:author="Alexander Solivais" w:date="2026-02-17T11:30:00Z" w:initials="AS">
    <w:p w14:paraId="7DE9EF9C" w14:textId="77777777" w:rsidR="00AE1234" w:rsidRDefault="00AE1234" w:rsidP="00AE1234">
      <w:r>
        <w:rPr>
          <w:rStyle w:val="CommentReference"/>
        </w:rPr>
        <w:annotationRef/>
      </w:r>
      <w:r>
        <w:rPr>
          <w:sz w:val="20"/>
          <w:szCs w:val="20"/>
        </w:rPr>
        <w:t>Add additional sub-plot with total counts.</w:t>
      </w:r>
    </w:p>
    <w:p w14:paraId="7164F4FD" w14:textId="77777777" w:rsidR="00AE1234" w:rsidRDefault="00AE1234" w:rsidP="00AE1234"/>
  </w:comment>
  <w:comment w:id="24" w:author="Alexander Solivais" w:date="2026-02-17T11:30:00Z" w:initials="AS">
    <w:p w14:paraId="4A01EB80" w14:textId="77777777" w:rsidR="00AE1234" w:rsidRDefault="00AE1234" w:rsidP="00AE1234">
      <w:r>
        <w:rPr>
          <w:rStyle w:val="CommentReference"/>
        </w:rPr>
        <w:annotationRef/>
      </w:r>
      <w:r>
        <w:rPr>
          <w:sz w:val="20"/>
          <w:szCs w:val="20"/>
        </w:rPr>
        <w:t>Subdivide A into biological and artifactual</w:t>
      </w:r>
    </w:p>
  </w:comment>
  <w:comment w:id="25" w:author="Alexander Solivais" w:date="2026-02-12T14:11:00Z" w:initials="AS">
    <w:p w14:paraId="0518E440" w14:textId="77777777" w:rsidR="00D864F3" w:rsidRDefault="00D864F3" w:rsidP="00D864F3">
      <w:pPr>
        <w:pStyle w:val="CommentText"/>
      </w:pPr>
      <w:r>
        <w:rPr>
          <w:rStyle w:val="CommentReference"/>
        </w:rPr>
        <w:annotationRef/>
      </w:r>
      <w:r>
        <w:t>Probably need to do an experiment to support this conclusion, the protein analysis at the end likely isn’t enough.</w:t>
      </w:r>
    </w:p>
  </w:comment>
  <w:comment w:id="26" w:author="Lloyd M Smith" w:date="2026-03-17T10:40:00Z" w:initials="LS">
    <w:p w14:paraId="761660DD" w14:textId="77777777" w:rsidR="009E449B" w:rsidRDefault="009E449B" w:rsidP="009E449B">
      <w:r>
        <w:rPr>
          <w:rStyle w:val="CommentReference"/>
        </w:rPr>
        <w:annotationRef/>
      </w:r>
      <w:r>
        <w:rPr>
          <w:sz w:val="20"/>
          <w:szCs w:val="20"/>
        </w:rPr>
        <w:t>change to non biological modifications in the figure so that it matches what you are calling them in the text</w:t>
      </w:r>
    </w:p>
  </w:comment>
  <w:comment w:id="27" w:author="Alexander Solivais" w:date="2026-02-17T11:36:00Z" w:initials="AS">
    <w:p w14:paraId="1E6656D9" w14:textId="77777777" w:rsidR="00AE1234" w:rsidRDefault="00AE1234" w:rsidP="00AE1234">
      <w:r>
        <w:rPr>
          <w:rStyle w:val="CommentReference"/>
        </w:rPr>
        <w:annotationRef/>
      </w:r>
      <w:r>
        <w:rPr>
          <w:sz w:val="20"/>
          <w:szCs w:val="20"/>
        </w:rPr>
        <w:t>Fig 2: MBR --&gt; PIP</w:t>
      </w:r>
    </w:p>
  </w:comment>
  <w:comment w:id="28" w:author="Alexander Solivais" w:date="2026-02-17T11:39:00Z" w:initials="AS">
    <w:p w14:paraId="474261B0" w14:textId="77777777" w:rsidR="00AE1234" w:rsidRDefault="00AE1234" w:rsidP="00AE1234">
      <w:r>
        <w:rPr>
          <w:rStyle w:val="CommentReference"/>
        </w:rPr>
        <w:annotationRef/>
      </w:r>
      <w:r>
        <w:rPr>
          <w:sz w:val="20"/>
          <w:szCs w:val="20"/>
        </w:rPr>
        <w:t>Fig 2: Don't need two plots for A</w:t>
      </w:r>
    </w:p>
  </w:comment>
  <w:comment w:id="29" w:author="Alexander Solivais" w:date="2026-02-17T11:40:00Z" w:initials="AS">
    <w:p w14:paraId="0E4B5C82" w14:textId="77777777" w:rsidR="00AE1234" w:rsidRDefault="00AE1234" w:rsidP="00AE1234">
      <w:r>
        <w:rPr>
          <w:rStyle w:val="CommentReference"/>
        </w:rPr>
        <w:annotationRef/>
      </w:r>
      <w:r>
        <w:rPr>
          <w:sz w:val="20"/>
          <w:szCs w:val="20"/>
        </w:rPr>
        <w:t xml:space="preserve">"2C shows a comparison of n, the number of quantified peptides, for three different identification thresholds" </w:t>
      </w:r>
    </w:p>
  </w:comment>
  <w:comment w:id="30" w:author="Alexander Solivais" w:date="2026-02-17T11:47:00Z" w:initials="AS">
    <w:p w14:paraId="0A7DD445" w14:textId="77777777" w:rsidR="00DF0DE6" w:rsidRDefault="00DF0DE6" w:rsidP="00DF0DE6">
      <w:r>
        <w:rPr>
          <w:rStyle w:val="CommentReference"/>
        </w:rPr>
        <w:annotationRef/>
      </w:r>
      <w:r>
        <w:rPr>
          <w:sz w:val="20"/>
          <w:szCs w:val="20"/>
        </w:rPr>
        <w:t xml:space="preserve">Change detections to quantifications. </w:t>
      </w:r>
    </w:p>
  </w:comment>
  <w:comment w:id="31" w:author="Alexander Solivais" w:date="2025-12-18T23:07:00Z" w:initials="AS">
    <w:p w14:paraId="486D0A96" w14:textId="77777777" w:rsidR="00E07F57" w:rsidRDefault="00E07F57" w:rsidP="00E07F57">
      <w:pPr>
        <w:pStyle w:val="CommentText"/>
      </w:pPr>
      <w:r>
        <w:rPr>
          <w:rStyle w:val="CommentReference"/>
        </w:rPr>
        <w:annotationRef/>
      </w:r>
      <w:r>
        <w:t>Need to discuss this before differential abundance analysis, don’t need to discuss this any sooner</w:t>
      </w:r>
    </w:p>
  </w:comment>
  <w:comment w:id="32" w:author="Lloyd M Smith" w:date="2026-03-17T11:28:00Z" w:initials="LS">
    <w:p w14:paraId="40545F6E" w14:textId="77777777" w:rsidR="002C2302" w:rsidRDefault="002C2302" w:rsidP="002C2302">
      <w:r>
        <w:rPr>
          <w:rStyle w:val="CommentReference"/>
        </w:rPr>
        <w:annotationRef/>
      </w:r>
      <w:r>
        <w:rPr>
          <w:sz w:val="20"/>
          <w:szCs w:val="20"/>
        </w:rPr>
        <w:t>if you want to save yourself some work you could skip this supplemental explanation</w:t>
      </w:r>
    </w:p>
  </w:comment>
  <w:comment w:id="33" w:author="Lloyd M Smith" w:date="2026-03-11T10:22:00Z" w:initials="LS">
    <w:p w14:paraId="0EEF8681" w14:textId="77777777" w:rsidR="001441EA" w:rsidRDefault="001441EA" w:rsidP="001441EA">
      <w:r>
        <w:rPr>
          <w:rStyle w:val="CommentReference"/>
        </w:rPr>
        <w:annotationRef/>
      </w:r>
      <w:r>
        <w:rPr>
          <w:sz w:val="20"/>
          <w:szCs w:val="20"/>
        </w:rPr>
        <w:t xml:space="preserve">confusing.. that is not called peptidoform fraction when equation 1 is introduced, it has a different name.  and now that I have had to focus on equation 1 I do not understand it. </w:t>
      </w:r>
    </w:p>
  </w:comment>
  <w:comment w:id="34" w:author="Alexander Solivais" w:date="2026-03-11T14:43:00Z" w:initials="AS">
    <w:p w14:paraId="62DCB95A" w14:textId="77777777" w:rsidR="00184677" w:rsidRDefault="00184677" w:rsidP="00184677">
      <w:r>
        <w:rPr>
          <w:rStyle w:val="CommentReference"/>
        </w:rPr>
        <w:annotationRef/>
      </w:r>
      <w:r>
        <w:rPr>
          <w:sz w:val="20"/>
          <w:szCs w:val="20"/>
        </w:rPr>
        <w:t>Maybe we can delete this sentence, as we already go over the calculations in the method section. If we remove it, then this paragraph can be combined with the paragraph below.</w:t>
      </w:r>
    </w:p>
  </w:comment>
  <w:comment w:id="35" w:author="Lloyd M Smith" w:date="2026-03-18T15:50:00Z" w:initials="LS">
    <w:p w14:paraId="1996F486" w14:textId="77777777" w:rsidR="00C93570" w:rsidRDefault="00C93570" w:rsidP="00C93570">
      <w:r>
        <w:rPr>
          <w:rStyle w:val="CommentReference"/>
        </w:rPr>
        <w:annotationRef/>
      </w:r>
      <w:r>
        <w:rPr>
          <w:sz w:val="20"/>
          <w:szCs w:val="20"/>
        </w:rPr>
        <w:t>yes, do that</w:t>
      </w:r>
    </w:p>
  </w:comment>
  <w:comment w:id="36" w:author="Lloyd M Smith" w:date="2026-03-11T09:55:00Z" w:initials="LS">
    <w:p w14:paraId="0E21DA45" w14:textId="77777777" w:rsidR="00BE5735" w:rsidRDefault="00BE5735" w:rsidP="00BE5735">
      <w:r>
        <w:rPr>
          <w:rStyle w:val="CommentReference"/>
        </w:rPr>
        <w:annotationRef/>
      </w:r>
      <w:r>
        <w:rPr>
          <w:sz w:val="20"/>
          <w:szCs w:val="20"/>
        </w:rPr>
        <w:t xml:space="preserve">oops... can't make this statement like this... the modified peptide could exist in multiple different proteoforms. </w:t>
      </w:r>
    </w:p>
  </w:comment>
  <w:comment w:id="37" w:author="Alexander Solivais" w:date="2026-03-11T14:45:00Z" w:initials="AS">
    <w:p w14:paraId="0064E8BB" w14:textId="77777777" w:rsidR="00184677" w:rsidRDefault="00184677" w:rsidP="00184677">
      <w:r>
        <w:rPr>
          <w:rStyle w:val="CommentReference"/>
        </w:rPr>
        <w:annotationRef/>
      </w:r>
      <w:r>
        <w:rPr>
          <w:sz w:val="20"/>
          <w:szCs w:val="20"/>
        </w:rPr>
        <w:t>Can we change it to "</w:t>
      </w:r>
      <w:r>
        <w:rPr>
          <w:sz w:val="20"/>
          <w:szCs w:val="20"/>
          <w:highlight w:val="yellow"/>
        </w:rPr>
        <w:t xml:space="preserve">this indicates that </w:t>
      </w:r>
      <w:r>
        <w:rPr>
          <w:b/>
          <w:bCs/>
          <w:sz w:val="20"/>
          <w:szCs w:val="20"/>
          <w:highlight w:val="yellow"/>
        </w:rPr>
        <w:t>a</w:t>
      </w:r>
      <w:r>
        <w:rPr>
          <w:sz w:val="20"/>
          <w:szCs w:val="20"/>
          <w:highlight w:val="yellow"/>
        </w:rPr>
        <w:t xml:space="preserve"> proteoform from</w:t>
      </w:r>
      <w:r>
        <w:rPr>
          <w:sz w:val="20"/>
          <w:szCs w:val="20"/>
        </w:rPr>
        <w:t>..." It clearly represents some change, but I'm not sure how to hedge it correctly. Hoping you can come up with something.</w:t>
      </w:r>
    </w:p>
  </w:comment>
  <w:comment w:id="38" w:author="Lloyd M Smith" w:date="2026-03-11T09:57:00Z" w:initials="LS">
    <w:p w14:paraId="2BFA201F" w14:textId="77777777" w:rsidR="00031C39" w:rsidRDefault="00031C39" w:rsidP="00031C39">
      <w:r>
        <w:rPr>
          <w:rStyle w:val="CommentReference"/>
        </w:rPr>
        <w:annotationRef/>
      </w:r>
      <w:r>
        <w:rPr>
          <w:sz w:val="20"/>
          <w:szCs w:val="20"/>
        </w:rPr>
        <w:t>drawing a blank w second highlighted statement also</w:t>
      </w:r>
    </w:p>
  </w:comment>
  <w:comment w:id="39" w:author="Alexander Solivais" w:date="2026-03-04T11:57:00Z" w:initials="AS">
    <w:p w14:paraId="6FF6C839" w14:textId="77777777" w:rsidR="00D22BAF" w:rsidRDefault="00D22BAF" w:rsidP="00D22BAF">
      <w:r>
        <w:rPr>
          <w:rStyle w:val="CommentReference"/>
        </w:rPr>
        <w:annotationRef/>
      </w:r>
      <w:r>
        <w:rPr>
          <w:sz w:val="20"/>
          <w:szCs w:val="20"/>
        </w:rPr>
        <w:t xml:space="preserve">(adj. p &lt; 0.05, |log2FC| &gt; 1.5) </w:t>
      </w:r>
    </w:p>
  </w:comment>
  <w:comment w:id="40" w:author="Alexander Solivais" w:date="2026-03-04T12:41:00Z" w:initials="AS">
    <w:p w14:paraId="2D252DD3" w14:textId="77777777" w:rsidR="00926867" w:rsidRDefault="00926867" w:rsidP="00926867">
      <w:r>
        <w:rPr>
          <w:rStyle w:val="CommentReference"/>
        </w:rPr>
        <w:annotationRef/>
      </w:r>
      <w:r>
        <w:rPr>
          <w:sz w:val="20"/>
          <w:szCs w:val="20"/>
        </w:rPr>
        <w:t>Add to figure caption</w:t>
      </w:r>
    </w:p>
    <w:p w14:paraId="0FDA9D6B" w14:textId="77777777" w:rsidR="00926867" w:rsidRDefault="00926867" w:rsidP="00926867"/>
  </w:comment>
  <w:comment w:id="41" w:author="Lloyd M Smith" w:date="2026-03-18T16:06:00Z" w:initials="LS">
    <w:p w14:paraId="62598AC7" w14:textId="77777777" w:rsidR="0025679A" w:rsidRDefault="0025679A" w:rsidP="0025679A">
      <w:r>
        <w:rPr>
          <w:rStyle w:val="CommentReference"/>
        </w:rPr>
        <w:annotationRef/>
      </w:r>
      <w:r>
        <w:rPr>
          <w:sz w:val="20"/>
          <w:szCs w:val="20"/>
        </w:rPr>
        <w:t>feel free to skip all these explanatory supplements if you like</w:t>
      </w:r>
    </w:p>
  </w:comment>
  <w:comment w:id="42" w:author="Alexander Solivais" w:date="2026-03-28T13:57:00Z" w:initials="AS">
    <w:p w14:paraId="4A4CCA72" w14:textId="77777777" w:rsidR="00940A1A" w:rsidRDefault="00940A1A" w:rsidP="00940A1A">
      <w:pPr>
        <w:pStyle w:val="CommentText"/>
      </w:pPr>
      <w:r>
        <w:rPr>
          <w:rStyle w:val="CommentReference"/>
        </w:rPr>
        <w:annotationRef/>
      </w:r>
      <w:r>
        <w:t>Change this example to FSWGAEGQ</w:t>
      </w:r>
      <w:r>
        <w:rPr>
          <w:b/>
          <w:bCs/>
        </w:rPr>
        <w:t>R</w:t>
      </w:r>
      <w:r>
        <w:t>PGFGYGGR / PGFGYGGR at 248 - 264 / 257 - 264</w:t>
      </w:r>
    </w:p>
  </w:comment>
  <w:comment w:id="43" w:author="Alexander Solivais" w:date="2026-03-28T13:57:00Z" w:initials="AS">
    <w:p w14:paraId="569E00E1" w14:textId="77777777" w:rsidR="00940A1A" w:rsidRDefault="00940A1A" w:rsidP="00940A1A">
      <w:pPr>
        <w:pStyle w:val="CommentText"/>
      </w:pPr>
      <w:r>
        <w:rPr>
          <w:rStyle w:val="CommentReference"/>
        </w:rPr>
        <w:annotationRef/>
      </w:r>
      <w:r>
        <w:t>Now have four NEFH peptides, two up two down</w:t>
      </w:r>
    </w:p>
  </w:comment>
  <w:comment w:id="44" w:author="Lloyd M Smith" w:date="2026-03-11T17:47:00Z" w:initials="LS">
    <w:p w14:paraId="19C7225F" w14:textId="77777777" w:rsidR="00C65AF6" w:rsidRDefault="00C65AF6" w:rsidP="00C65AF6">
      <w:r>
        <w:rPr>
          <w:rStyle w:val="CommentReference"/>
        </w:rPr>
        <w:annotationRef/>
      </w:r>
      <w:r>
        <w:rPr>
          <w:sz w:val="20"/>
          <w:szCs w:val="20"/>
        </w:rPr>
        <w:t xml:space="preserve">wondering whether ms3 or something else might distinguish those mods - still mass spec, just not the mass spec used here..?  if so is this statement correct?  </w:t>
      </w:r>
    </w:p>
  </w:comment>
  <w:comment w:id="45" w:author="Alexander Solivais" w:date="2026-03-11T21:15:00Z" w:initials="AS">
    <w:p w14:paraId="4E1D7667" w14:textId="77777777" w:rsidR="006B1056" w:rsidRDefault="006B1056" w:rsidP="006B1056">
      <w:r>
        <w:rPr>
          <w:rStyle w:val="CommentReference"/>
        </w:rPr>
        <w:annotationRef/>
      </w:r>
      <w:r>
        <w:rPr>
          <w:sz w:val="20"/>
          <w:szCs w:val="20"/>
        </w:rPr>
        <w:t>I think this statement is correct. There's no published ways to distinguish between ubiquitination and double carbamidomethylation. They have the exact same chemical formula. Maybe you could try and fragment the peptide bond in the diglycine fragment but I'm skeptical that could work in practice. And the broader point is that some mods can arise in-vivo or during processing, and unless you perform additional experiments, you can't tell one way or another. I'm comfortable leaving this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220C41" w15:done="1"/>
  <w15:commentEx w15:paraId="2AD57AF3" w15:paraIdParent="1D220C41" w15:done="1"/>
  <w15:commentEx w15:paraId="341F7037" w15:done="1"/>
  <w15:commentEx w15:paraId="1D22C727" w15:done="1"/>
  <w15:commentEx w15:paraId="0EFFF49C" w15:done="1"/>
  <w15:commentEx w15:paraId="49076396" w15:paraIdParent="0EFFF49C" w15:done="1"/>
  <w15:commentEx w15:paraId="4B70667F" w15:done="0"/>
  <w15:commentEx w15:paraId="0408832A" w15:paraIdParent="4B70667F" w15:done="0"/>
  <w15:commentEx w15:paraId="48CEF2B8" w15:paraIdParent="4B70667F" w15:done="0"/>
  <w15:commentEx w15:paraId="218BBA53" w15:done="1"/>
  <w15:commentEx w15:paraId="2E8BDE93" w15:done="0"/>
  <w15:commentEx w15:paraId="683EA80E" w15:paraIdParent="2E8BDE93" w15:done="0"/>
  <w15:commentEx w15:paraId="6F297827" w15:done="0"/>
  <w15:commentEx w15:paraId="70B2AE4F" w15:paraIdParent="6F297827" w15:done="0"/>
  <w15:commentEx w15:paraId="65563215" w15:done="0"/>
  <w15:commentEx w15:paraId="47047912" w15:done="0"/>
  <w15:commentEx w15:paraId="699C891E" w15:paraIdParent="47047912" w15:done="0"/>
  <w15:commentEx w15:paraId="6F68A2C3" w15:paraIdParent="47047912" w15:done="0"/>
  <w15:commentEx w15:paraId="7D5FD77F" w15:done="1"/>
  <w15:commentEx w15:paraId="2BB91781" w15:paraIdParent="7D5FD77F" w15:done="1"/>
  <w15:commentEx w15:paraId="7164F4FD" w15:paraIdParent="7D5FD77F" w15:done="1"/>
  <w15:commentEx w15:paraId="4A01EB80" w15:paraIdParent="7D5FD77F" w15:done="1"/>
  <w15:commentEx w15:paraId="0518E440" w15:done="1"/>
  <w15:commentEx w15:paraId="761660DD" w15:done="0"/>
  <w15:commentEx w15:paraId="1E6656D9" w15:done="1"/>
  <w15:commentEx w15:paraId="474261B0" w15:paraIdParent="1E6656D9" w15:done="1"/>
  <w15:commentEx w15:paraId="0E4B5C82" w15:paraIdParent="1E6656D9" w15:done="1"/>
  <w15:commentEx w15:paraId="0A7DD445" w15:paraIdParent="1E6656D9" w15:done="1"/>
  <w15:commentEx w15:paraId="486D0A96" w15:done="1"/>
  <w15:commentEx w15:paraId="40545F6E" w15:done="0"/>
  <w15:commentEx w15:paraId="0EEF8681" w15:done="0"/>
  <w15:commentEx w15:paraId="62DCB95A" w15:paraIdParent="0EEF8681" w15:done="0"/>
  <w15:commentEx w15:paraId="1996F486" w15:paraIdParent="0EEF8681" w15:done="0"/>
  <w15:commentEx w15:paraId="0E21DA45" w15:done="0"/>
  <w15:commentEx w15:paraId="0064E8BB" w15:paraIdParent="0E21DA45" w15:done="0"/>
  <w15:commentEx w15:paraId="2BFA201F" w15:done="0"/>
  <w15:commentEx w15:paraId="6FF6C839" w15:done="0"/>
  <w15:commentEx w15:paraId="0FDA9D6B" w15:paraIdParent="6FF6C839" w15:done="0"/>
  <w15:commentEx w15:paraId="62598AC7" w15:done="0"/>
  <w15:commentEx w15:paraId="4A4CCA72" w15:done="0"/>
  <w15:commentEx w15:paraId="569E00E1" w15:done="0"/>
  <w15:commentEx w15:paraId="19C7225F" w15:done="0"/>
  <w15:commentEx w15:paraId="4E1D7667" w15:paraIdParent="19C722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34B1B" w16cex:dateUtc="2025-11-12T18:44:00Z"/>
  <w16cex:commentExtensible w16cex:durableId="1842E07B" w16cex:dateUtc="2025-11-14T15:17:00Z"/>
  <w16cex:commentExtensible w16cex:durableId="19066BC7" w16cex:dateUtc="2025-11-12T15:23:00Z"/>
  <w16cex:commentExtensible w16cex:durableId="7F066718" w16cex:dateUtc="2025-12-12T15:36:00Z"/>
  <w16cex:commentExtensible w16cex:durableId="3936B34F" w16cex:dateUtc="2025-11-14T15:21:00Z"/>
  <w16cex:commentExtensible w16cex:durableId="1DEE051A" w16cex:dateUtc="2025-12-10T22:40:00Z"/>
  <w16cex:commentExtensible w16cex:durableId="450D83C7" w16cex:dateUtc="2026-03-11T13:59:00Z"/>
  <w16cex:commentExtensible w16cex:durableId="68C9F610" w16cex:dateUtc="2026-03-16T17:31:00Z"/>
  <w16cex:commentExtensible w16cex:durableId="59F3BBF6" w16cex:dateUtc="2026-03-17T15:08:00Z"/>
  <w16cex:commentExtensible w16cex:durableId="21C658C2" w16cex:dateUtc="2025-11-14T15:24:00Z"/>
  <w16cex:commentExtensible w16cex:durableId="7C8F819F" w16cex:dateUtc="2026-03-11T14:10:00Z"/>
  <w16cex:commentExtensible w16cex:durableId="7B193E7C" w16cex:dateUtc="2026-03-16T17:37:00Z"/>
  <w16cex:commentExtensible w16cex:durableId="1688C8B7" w16cex:dateUtc="2026-03-11T14:12:00Z"/>
  <w16cex:commentExtensible w16cex:durableId="18D3632C" w16cex:dateUtc="2026-03-16T17:37:00Z"/>
  <w16cex:commentExtensible w16cex:durableId="3E43E0F0" w16cex:dateUtc="2026-03-17T15:52:00Z"/>
  <w16cex:commentExtensible w16cex:durableId="2C4BFE85" w16cex:dateUtc="2026-02-13T00:02:00Z"/>
  <w16cex:commentExtensible w16cex:durableId="1B0545C8" w16cex:dateUtc="2026-03-11T14:08:00Z"/>
  <w16cex:commentExtensible w16cex:durableId="423E672B" w16cex:dateUtc="2026-03-17T15:38:00Z"/>
  <w16cex:commentExtensible w16cex:durableId="736ACF4A" w16cex:dateUtc="2026-02-17T17:24:00Z"/>
  <w16cex:commentExtensible w16cex:durableId="1FD16FD1" w16cex:dateUtc="2026-02-17T17:29:00Z"/>
  <w16cex:commentExtensible w16cex:durableId="3BB1C7BA" w16cex:dateUtc="2026-02-17T17:30:00Z"/>
  <w16cex:commentExtensible w16cex:durableId="066466ED" w16cex:dateUtc="2026-02-17T17:30:00Z"/>
  <w16cex:commentExtensible w16cex:durableId="7824986E" w16cex:dateUtc="2026-02-12T20:11:00Z"/>
  <w16cex:commentExtensible w16cex:durableId="27601C44" w16cex:dateUtc="2026-03-17T15:40:00Z"/>
  <w16cex:commentExtensible w16cex:durableId="3A0D7435" w16cex:dateUtc="2026-02-17T17:36:00Z"/>
  <w16cex:commentExtensible w16cex:durableId="4D36A753" w16cex:dateUtc="2026-02-17T17:39:00Z"/>
  <w16cex:commentExtensible w16cex:durableId="46DDCBDF" w16cex:dateUtc="2026-02-17T17:40:00Z"/>
  <w16cex:commentExtensible w16cex:durableId="16150411" w16cex:dateUtc="2026-02-17T17:47:00Z"/>
  <w16cex:commentExtensible w16cex:durableId="2A56328B" w16cex:dateUtc="2025-12-19T05:07:00Z"/>
  <w16cex:commentExtensible w16cex:durableId="58C42A19" w16cex:dateUtc="2026-03-17T16:28:00Z"/>
  <w16cex:commentExtensible w16cex:durableId="38856B3C" w16cex:dateUtc="2026-03-11T15:22:00Z"/>
  <w16cex:commentExtensible w16cex:durableId="5712C9C7" w16cex:dateUtc="2026-03-11T19:43:00Z"/>
  <w16cex:commentExtensible w16cex:durableId="231668E4" w16cex:dateUtc="2026-03-18T20:50:00Z"/>
  <w16cex:commentExtensible w16cex:durableId="682E6DD9" w16cex:dateUtc="2026-03-11T14:55:00Z"/>
  <w16cex:commentExtensible w16cex:durableId="2EA08174" w16cex:dateUtc="2026-03-11T19:45:00Z"/>
  <w16cex:commentExtensible w16cex:durableId="310582CD" w16cex:dateUtc="2026-03-11T14:57:00Z"/>
  <w16cex:commentExtensible w16cex:durableId="3E59E6A8" w16cex:dateUtc="2026-03-04T17:57:00Z"/>
  <w16cex:commentExtensible w16cex:durableId="7DDCDD05" w16cex:dateUtc="2026-03-04T18:41:00Z"/>
  <w16cex:commentExtensible w16cex:durableId="08262DDE" w16cex:dateUtc="2026-03-18T21:06:00Z"/>
  <w16cex:commentExtensible w16cex:durableId="2DDCA267" w16cex:dateUtc="2026-03-28T18:57:00Z"/>
  <w16cex:commentExtensible w16cex:durableId="7EEE5774" w16cex:dateUtc="2026-03-28T18:57:00Z"/>
  <w16cex:commentExtensible w16cex:durableId="0A9D023E" w16cex:dateUtc="2026-03-11T22:47:00Z"/>
  <w16cex:commentExtensible w16cex:durableId="0CB15866" w16cex:dateUtc="2026-03-12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220C41" w16cid:durableId="39A34B1B"/>
  <w16cid:commentId w16cid:paraId="2AD57AF3" w16cid:durableId="1842E07B"/>
  <w16cid:commentId w16cid:paraId="341F7037" w16cid:durableId="19066BC7"/>
  <w16cid:commentId w16cid:paraId="1D22C727" w16cid:durableId="7F066718"/>
  <w16cid:commentId w16cid:paraId="0EFFF49C" w16cid:durableId="3936B34F"/>
  <w16cid:commentId w16cid:paraId="49076396" w16cid:durableId="1DEE051A"/>
  <w16cid:commentId w16cid:paraId="4B70667F" w16cid:durableId="450D83C7"/>
  <w16cid:commentId w16cid:paraId="0408832A" w16cid:durableId="68C9F610"/>
  <w16cid:commentId w16cid:paraId="48CEF2B8" w16cid:durableId="59F3BBF6"/>
  <w16cid:commentId w16cid:paraId="218BBA53" w16cid:durableId="21C658C2"/>
  <w16cid:commentId w16cid:paraId="2E8BDE93" w16cid:durableId="7C8F819F"/>
  <w16cid:commentId w16cid:paraId="683EA80E" w16cid:durableId="7B193E7C"/>
  <w16cid:commentId w16cid:paraId="6F297827" w16cid:durableId="1688C8B7"/>
  <w16cid:commentId w16cid:paraId="70B2AE4F" w16cid:durableId="18D3632C"/>
  <w16cid:commentId w16cid:paraId="65563215" w16cid:durableId="3E43E0F0"/>
  <w16cid:commentId w16cid:paraId="47047912" w16cid:durableId="2C4BFE85"/>
  <w16cid:commentId w16cid:paraId="699C891E" w16cid:durableId="1B0545C8"/>
  <w16cid:commentId w16cid:paraId="6F68A2C3" w16cid:durableId="423E672B"/>
  <w16cid:commentId w16cid:paraId="7D5FD77F" w16cid:durableId="736ACF4A"/>
  <w16cid:commentId w16cid:paraId="2BB91781" w16cid:durableId="1FD16FD1"/>
  <w16cid:commentId w16cid:paraId="7164F4FD" w16cid:durableId="3BB1C7BA"/>
  <w16cid:commentId w16cid:paraId="4A01EB80" w16cid:durableId="066466ED"/>
  <w16cid:commentId w16cid:paraId="0518E440" w16cid:durableId="7824986E"/>
  <w16cid:commentId w16cid:paraId="761660DD" w16cid:durableId="27601C44"/>
  <w16cid:commentId w16cid:paraId="1E6656D9" w16cid:durableId="3A0D7435"/>
  <w16cid:commentId w16cid:paraId="474261B0" w16cid:durableId="4D36A753"/>
  <w16cid:commentId w16cid:paraId="0E4B5C82" w16cid:durableId="46DDCBDF"/>
  <w16cid:commentId w16cid:paraId="0A7DD445" w16cid:durableId="16150411"/>
  <w16cid:commentId w16cid:paraId="486D0A96" w16cid:durableId="2A56328B"/>
  <w16cid:commentId w16cid:paraId="40545F6E" w16cid:durableId="58C42A19"/>
  <w16cid:commentId w16cid:paraId="0EEF8681" w16cid:durableId="38856B3C"/>
  <w16cid:commentId w16cid:paraId="62DCB95A" w16cid:durableId="5712C9C7"/>
  <w16cid:commentId w16cid:paraId="1996F486" w16cid:durableId="231668E4"/>
  <w16cid:commentId w16cid:paraId="0E21DA45" w16cid:durableId="682E6DD9"/>
  <w16cid:commentId w16cid:paraId="0064E8BB" w16cid:durableId="2EA08174"/>
  <w16cid:commentId w16cid:paraId="2BFA201F" w16cid:durableId="310582CD"/>
  <w16cid:commentId w16cid:paraId="6FF6C839" w16cid:durableId="3E59E6A8"/>
  <w16cid:commentId w16cid:paraId="0FDA9D6B" w16cid:durableId="7DDCDD05"/>
  <w16cid:commentId w16cid:paraId="62598AC7" w16cid:durableId="08262DDE"/>
  <w16cid:commentId w16cid:paraId="4A4CCA72" w16cid:durableId="2DDCA267"/>
  <w16cid:commentId w16cid:paraId="569E00E1" w16cid:durableId="7EEE5774"/>
  <w16cid:commentId w16cid:paraId="19C7225F" w16cid:durableId="0A9D023E"/>
  <w16cid:commentId w16cid:paraId="4E1D7667" w16cid:durableId="0CB158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20260" w14:textId="77777777" w:rsidR="00271A3A" w:rsidRDefault="00271A3A" w:rsidP="00560C81">
      <w:pPr>
        <w:spacing w:after="0" w:line="240" w:lineRule="auto"/>
      </w:pPr>
      <w:r>
        <w:separator/>
      </w:r>
    </w:p>
  </w:endnote>
  <w:endnote w:type="continuationSeparator" w:id="0">
    <w:p w14:paraId="3FB840F0" w14:textId="77777777" w:rsidR="00271A3A" w:rsidRDefault="00271A3A" w:rsidP="00560C81">
      <w:pPr>
        <w:spacing w:after="0" w:line="240" w:lineRule="auto"/>
      </w:pPr>
      <w:r>
        <w:continuationSeparator/>
      </w:r>
    </w:p>
  </w:endnote>
  <w:endnote w:type="continuationNotice" w:id="1">
    <w:p w14:paraId="09836DAD" w14:textId="77777777" w:rsidR="00271A3A" w:rsidRDefault="00271A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939207"/>
      <w:docPartObj>
        <w:docPartGallery w:val="Page Numbers (Bottom of Page)"/>
        <w:docPartUnique/>
      </w:docPartObj>
    </w:sdtPr>
    <w:sdtEndPr>
      <w:rPr>
        <w:noProof/>
      </w:rPr>
    </w:sdtEndPr>
    <w:sdtContent>
      <w:p w14:paraId="255B7779" w14:textId="77777777" w:rsidR="000D33B4" w:rsidRDefault="000D33B4">
        <w:pPr>
          <w:pStyle w:val="Footer"/>
        </w:pPr>
      </w:p>
      <w:p w14:paraId="583FADDC" w14:textId="2AFC1FC4" w:rsidR="00717050" w:rsidRDefault="00717050">
        <w:pPr>
          <w:pStyle w:val="Footer"/>
        </w:pPr>
        <w:r w:rsidRPr="00C0127D">
          <w:fldChar w:fldCharType="begin"/>
        </w:r>
        <w:r>
          <w:instrText xml:space="preserve"> PAGE   \* MERGEFORMAT </w:instrText>
        </w:r>
        <w:r w:rsidRPr="00C0127D">
          <w:fldChar w:fldCharType="separate"/>
        </w:r>
        <w:r w:rsidRPr="00C0127D">
          <w:t>2</w:t>
        </w:r>
        <w:r w:rsidRPr="00C0127D">
          <w:fldChar w:fldCharType="end"/>
        </w:r>
      </w:p>
    </w:sdtContent>
  </w:sdt>
  <w:p w14:paraId="21BAD372" w14:textId="77777777" w:rsidR="00560C81" w:rsidRDefault="00560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F9E17" w14:textId="77777777" w:rsidR="00271A3A" w:rsidRDefault="00271A3A" w:rsidP="00560C81">
      <w:pPr>
        <w:spacing w:after="0" w:line="240" w:lineRule="auto"/>
      </w:pPr>
      <w:r>
        <w:separator/>
      </w:r>
    </w:p>
  </w:footnote>
  <w:footnote w:type="continuationSeparator" w:id="0">
    <w:p w14:paraId="059CF5B4" w14:textId="77777777" w:rsidR="00271A3A" w:rsidRDefault="00271A3A" w:rsidP="00560C81">
      <w:pPr>
        <w:spacing w:after="0" w:line="240" w:lineRule="auto"/>
      </w:pPr>
      <w:r>
        <w:continuationSeparator/>
      </w:r>
    </w:p>
  </w:footnote>
  <w:footnote w:type="continuationNotice" w:id="1">
    <w:p w14:paraId="6DA7CD10" w14:textId="77777777" w:rsidR="00271A3A" w:rsidRDefault="00271A3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A93"/>
    <w:multiLevelType w:val="hybridMultilevel"/>
    <w:tmpl w:val="0BA2810C"/>
    <w:lvl w:ilvl="0" w:tplc="D27C9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6128DA"/>
    <w:multiLevelType w:val="hybridMultilevel"/>
    <w:tmpl w:val="AECEB5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B5015"/>
    <w:multiLevelType w:val="hybridMultilevel"/>
    <w:tmpl w:val="E8164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522BDF"/>
    <w:multiLevelType w:val="hybridMultilevel"/>
    <w:tmpl w:val="FB4C2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94887"/>
    <w:multiLevelType w:val="hybridMultilevel"/>
    <w:tmpl w:val="E0C8F59C"/>
    <w:lvl w:ilvl="0" w:tplc="2BA6D00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677AA9"/>
    <w:multiLevelType w:val="hybridMultilevel"/>
    <w:tmpl w:val="40B0077A"/>
    <w:lvl w:ilvl="0" w:tplc="C59EE4FC">
      <w:numFmt w:val="bullet"/>
      <w:lvlText w:val="-"/>
      <w:lvlJc w:val="left"/>
      <w:pPr>
        <w:ind w:left="400" w:hanging="360"/>
      </w:pPr>
      <w:rPr>
        <w:rFonts w:ascii="Aptos" w:eastAsiaTheme="minorHAnsi" w:hAnsi="Aptos" w:cstheme="minorBidi" w:hint="default"/>
      </w:rPr>
    </w:lvl>
    <w:lvl w:ilvl="1" w:tplc="04090003">
      <w:start w:val="1"/>
      <w:numFmt w:val="bullet"/>
      <w:lvlText w:val="o"/>
      <w:lvlJc w:val="left"/>
      <w:pPr>
        <w:ind w:left="1120" w:hanging="360"/>
      </w:pPr>
      <w:rPr>
        <w:rFonts w:ascii="Courier New" w:hAnsi="Courier New" w:cs="Courier New" w:hint="default"/>
      </w:rPr>
    </w:lvl>
    <w:lvl w:ilvl="2" w:tplc="04090005">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6" w15:restartNumberingAfterBreak="0">
    <w:nsid w:val="522E0598"/>
    <w:multiLevelType w:val="hybridMultilevel"/>
    <w:tmpl w:val="D8DC00FA"/>
    <w:lvl w:ilvl="0" w:tplc="20F84A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C83742"/>
    <w:multiLevelType w:val="hybridMultilevel"/>
    <w:tmpl w:val="B408383E"/>
    <w:lvl w:ilvl="0" w:tplc="AD6C882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1050038013">
    <w:abstractNumId w:val="6"/>
  </w:num>
  <w:num w:numId="2" w16cid:durableId="12533873">
    <w:abstractNumId w:val="0"/>
  </w:num>
  <w:num w:numId="3" w16cid:durableId="39325191">
    <w:abstractNumId w:val="7"/>
  </w:num>
  <w:num w:numId="4" w16cid:durableId="1112626250">
    <w:abstractNumId w:val="1"/>
  </w:num>
  <w:num w:numId="5" w16cid:durableId="1088691215">
    <w:abstractNumId w:val="4"/>
  </w:num>
  <w:num w:numId="6" w16cid:durableId="350449777">
    <w:abstractNumId w:val="3"/>
  </w:num>
  <w:num w:numId="7" w16cid:durableId="1310524548">
    <w:abstractNumId w:val="5"/>
  </w:num>
  <w:num w:numId="8" w16cid:durableId="7070266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Solivais">
    <w15:presenceInfo w15:providerId="AD" w15:userId="S::solivais@wisc.edu::8eaf8664-3fd3-466c-8711-680cf6bc733f"/>
  </w15:person>
  <w15:person w15:author="Lloyd M Smith">
    <w15:presenceInfo w15:providerId="AD" w15:userId="S::lmsmith1@wisc.edu::a5340f16-6cc9-4c6a-a119-5b16d0917e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8A1"/>
    <w:rsid w:val="00000A54"/>
    <w:rsid w:val="00002626"/>
    <w:rsid w:val="00002F0C"/>
    <w:rsid w:val="000032C0"/>
    <w:rsid w:val="00004381"/>
    <w:rsid w:val="00005BA0"/>
    <w:rsid w:val="00007306"/>
    <w:rsid w:val="00007B85"/>
    <w:rsid w:val="00010396"/>
    <w:rsid w:val="000103EC"/>
    <w:rsid w:val="00010B00"/>
    <w:rsid w:val="00010D49"/>
    <w:rsid w:val="000126CE"/>
    <w:rsid w:val="00013995"/>
    <w:rsid w:val="00014301"/>
    <w:rsid w:val="00014473"/>
    <w:rsid w:val="000146FD"/>
    <w:rsid w:val="00014D00"/>
    <w:rsid w:val="00015872"/>
    <w:rsid w:val="000164B3"/>
    <w:rsid w:val="00016627"/>
    <w:rsid w:val="00017881"/>
    <w:rsid w:val="00017DB3"/>
    <w:rsid w:val="000203ED"/>
    <w:rsid w:val="00020CE6"/>
    <w:rsid w:val="00021811"/>
    <w:rsid w:val="00021AC1"/>
    <w:rsid w:val="00021B1A"/>
    <w:rsid w:val="00022C1A"/>
    <w:rsid w:val="00024C55"/>
    <w:rsid w:val="0002525E"/>
    <w:rsid w:val="0002569E"/>
    <w:rsid w:val="00026122"/>
    <w:rsid w:val="0002676F"/>
    <w:rsid w:val="00026D79"/>
    <w:rsid w:val="00026DFB"/>
    <w:rsid w:val="000273B1"/>
    <w:rsid w:val="000300CA"/>
    <w:rsid w:val="000300FE"/>
    <w:rsid w:val="0003067D"/>
    <w:rsid w:val="00031C39"/>
    <w:rsid w:val="000324ED"/>
    <w:rsid w:val="00032681"/>
    <w:rsid w:val="00032F8D"/>
    <w:rsid w:val="00033B68"/>
    <w:rsid w:val="00034617"/>
    <w:rsid w:val="00034837"/>
    <w:rsid w:val="00034947"/>
    <w:rsid w:val="0003554E"/>
    <w:rsid w:val="000365BC"/>
    <w:rsid w:val="00036990"/>
    <w:rsid w:val="00036A40"/>
    <w:rsid w:val="00036A51"/>
    <w:rsid w:val="00036B2E"/>
    <w:rsid w:val="00036C37"/>
    <w:rsid w:val="00036E1A"/>
    <w:rsid w:val="00042DF4"/>
    <w:rsid w:val="000439B8"/>
    <w:rsid w:val="000453CD"/>
    <w:rsid w:val="00046315"/>
    <w:rsid w:val="00046882"/>
    <w:rsid w:val="00050749"/>
    <w:rsid w:val="00050CB8"/>
    <w:rsid w:val="00052FF4"/>
    <w:rsid w:val="000548F2"/>
    <w:rsid w:val="00055574"/>
    <w:rsid w:val="00055C7A"/>
    <w:rsid w:val="00056A21"/>
    <w:rsid w:val="0005712C"/>
    <w:rsid w:val="000571A8"/>
    <w:rsid w:val="000574AC"/>
    <w:rsid w:val="00057993"/>
    <w:rsid w:val="00060AE3"/>
    <w:rsid w:val="000615B1"/>
    <w:rsid w:val="000615CE"/>
    <w:rsid w:val="00061711"/>
    <w:rsid w:val="00062C66"/>
    <w:rsid w:val="0006310F"/>
    <w:rsid w:val="00063624"/>
    <w:rsid w:val="00064739"/>
    <w:rsid w:val="00066A61"/>
    <w:rsid w:val="00066F77"/>
    <w:rsid w:val="000673F9"/>
    <w:rsid w:val="00067F24"/>
    <w:rsid w:val="00070F58"/>
    <w:rsid w:val="000712F4"/>
    <w:rsid w:val="000734A7"/>
    <w:rsid w:val="000758E4"/>
    <w:rsid w:val="00075A3C"/>
    <w:rsid w:val="000760B7"/>
    <w:rsid w:val="00077A8D"/>
    <w:rsid w:val="00080763"/>
    <w:rsid w:val="00082160"/>
    <w:rsid w:val="00082458"/>
    <w:rsid w:val="000829DC"/>
    <w:rsid w:val="00082A88"/>
    <w:rsid w:val="00084A5C"/>
    <w:rsid w:val="00084B0E"/>
    <w:rsid w:val="00084F91"/>
    <w:rsid w:val="00085FB5"/>
    <w:rsid w:val="00085FCE"/>
    <w:rsid w:val="00086205"/>
    <w:rsid w:val="0008657D"/>
    <w:rsid w:val="00086695"/>
    <w:rsid w:val="000878EE"/>
    <w:rsid w:val="0009047D"/>
    <w:rsid w:val="00090B2F"/>
    <w:rsid w:val="00090C8A"/>
    <w:rsid w:val="0009106C"/>
    <w:rsid w:val="00092C1E"/>
    <w:rsid w:val="00093492"/>
    <w:rsid w:val="00093908"/>
    <w:rsid w:val="0009491F"/>
    <w:rsid w:val="00096099"/>
    <w:rsid w:val="00096329"/>
    <w:rsid w:val="00097293"/>
    <w:rsid w:val="0009729D"/>
    <w:rsid w:val="000972C9"/>
    <w:rsid w:val="00097322"/>
    <w:rsid w:val="000A13ED"/>
    <w:rsid w:val="000A1748"/>
    <w:rsid w:val="000A1B26"/>
    <w:rsid w:val="000A207A"/>
    <w:rsid w:val="000A2F74"/>
    <w:rsid w:val="000A47A4"/>
    <w:rsid w:val="000A5C9C"/>
    <w:rsid w:val="000A6F11"/>
    <w:rsid w:val="000B0B84"/>
    <w:rsid w:val="000B1AAB"/>
    <w:rsid w:val="000B3F6F"/>
    <w:rsid w:val="000B6A22"/>
    <w:rsid w:val="000B6AD1"/>
    <w:rsid w:val="000B73A4"/>
    <w:rsid w:val="000B7CAE"/>
    <w:rsid w:val="000C009B"/>
    <w:rsid w:val="000C07A6"/>
    <w:rsid w:val="000C09E9"/>
    <w:rsid w:val="000C1C23"/>
    <w:rsid w:val="000C25FF"/>
    <w:rsid w:val="000C4642"/>
    <w:rsid w:val="000C4CCC"/>
    <w:rsid w:val="000C646C"/>
    <w:rsid w:val="000C6689"/>
    <w:rsid w:val="000C6E45"/>
    <w:rsid w:val="000C7CDC"/>
    <w:rsid w:val="000D1BDE"/>
    <w:rsid w:val="000D239A"/>
    <w:rsid w:val="000D33B4"/>
    <w:rsid w:val="000D3CBE"/>
    <w:rsid w:val="000D4A70"/>
    <w:rsid w:val="000D6B92"/>
    <w:rsid w:val="000E012F"/>
    <w:rsid w:val="000E1B48"/>
    <w:rsid w:val="000E323B"/>
    <w:rsid w:val="000E3E93"/>
    <w:rsid w:val="000E50FE"/>
    <w:rsid w:val="000E57BF"/>
    <w:rsid w:val="000E5AB4"/>
    <w:rsid w:val="000E6E88"/>
    <w:rsid w:val="000E7343"/>
    <w:rsid w:val="000E78B7"/>
    <w:rsid w:val="000F2516"/>
    <w:rsid w:val="000F25AC"/>
    <w:rsid w:val="000F506E"/>
    <w:rsid w:val="000F54BF"/>
    <w:rsid w:val="000F57FA"/>
    <w:rsid w:val="000F6699"/>
    <w:rsid w:val="000F7CEE"/>
    <w:rsid w:val="001003EE"/>
    <w:rsid w:val="00100BE0"/>
    <w:rsid w:val="001014D0"/>
    <w:rsid w:val="00102C92"/>
    <w:rsid w:val="0010395D"/>
    <w:rsid w:val="00103DEB"/>
    <w:rsid w:val="00104343"/>
    <w:rsid w:val="00104E3D"/>
    <w:rsid w:val="00105334"/>
    <w:rsid w:val="0010560F"/>
    <w:rsid w:val="00105AD1"/>
    <w:rsid w:val="00105C85"/>
    <w:rsid w:val="00105DB2"/>
    <w:rsid w:val="00106A15"/>
    <w:rsid w:val="00106EBB"/>
    <w:rsid w:val="0011003C"/>
    <w:rsid w:val="0011029A"/>
    <w:rsid w:val="00110DDF"/>
    <w:rsid w:val="001111DA"/>
    <w:rsid w:val="00111960"/>
    <w:rsid w:val="00112055"/>
    <w:rsid w:val="001128B1"/>
    <w:rsid w:val="00112B83"/>
    <w:rsid w:val="001139C4"/>
    <w:rsid w:val="00114B8B"/>
    <w:rsid w:val="00115782"/>
    <w:rsid w:val="001157A1"/>
    <w:rsid w:val="001159B8"/>
    <w:rsid w:val="0011600E"/>
    <w:rsid w:val="00116059"/>
    <w:rsid w:val="001170B7"/>
    <w:rsid w:val="00117666"/>
    <w:rsid w:val="00120F52"/>
    <w:rsid w:val="0012213E"/>
    <w:rsid w:val="00122A4A"/>
    <w:rsid w:val="00122CCD"/>
    <w:rsid w:val="00123C5D"/>
    <w:rsid w:val="0012469D"/>
    <w:rsid w:val="001279A4"/>
    <w:rsid w:val="00130461"/>
    <w:rsid w:val="001321FF"/>
    <w:rsid w:val="0013267D"/>
    <w:rsid w:val="00133078"/>
    <w:rsid w:val="00134143"/>
    <w:rsid w:val="0013545F"/>
    <w:rsid w:val="00136739"/>
    <w:rsid w:val="001406C8"/>
    <w:rsid w:val="00140895"/>
    <w:rsid w:val="001411EE"/>
    <w:rsid w:val="0014200B"/>
    <w:rsid w:val="0014209F"/>
    <w:rsid w:val="00143852"/>
    <w:rsid w:val="00143985"/>
    <w:rsid w:val="00143A12"/>
    <w:rsid w:val="00143B78"/>
    <w:rsid w:val="00143ECF"/>
    <w:rsid w:val="00143EE6"/>
    <w:rsid w:val="001441EA"/>
    <w:rsid w:val="001448F7"/>
    <w:rsid w:val="00144B49"/>
    <w:rsid w:val="00147633"/>
    <w:rsid w:val="00150D58"/>
    <w:rsid w:val="00151A9E"/>
    <w:rsid w:val="00151F73"/>
    <w:rsid w:val="001526B3"/>
    <w:rsid w:val="00152980"/>
    <w:rsid w:val="00152B6E"/>
    <w:rsid w:val="00152F9E"/>
    <w:rsid w:val="00153AF8"/>
    <w:rsid w:val="00155743"/>
    <w:rsid w:val="00155B7B"/>
    <w:rsid w:val="0015746D"/>
    <w:rsid w:val="0015772E"/>
    <w:rsid w:val="001578ED"/>
    <w:rsid w:val="0016017D"/>
    <w:rsid w:val="00161222"/>
    <w:rsid w:val="00161D3E"/>
    <w:rsid w:val="00161D88"/>
    <w:rsid w:val="00162C89"/>
    <w:rsid w:val="00163841"/>
    <w:rsid w:val="00163A32"/>
    <w:rsid w:val="00165A97"/>
    <w:rsid w:val="00167940"/>
    <w:rsid w:val="00167CAA"/>
    <w:rsid w:val="0017084B"/>
    <w:rsid w:val="001709AA"/>
    <w:rsid w:val="001709C0"/>
    <w:rsid w:val="001713CF"/>
    <w:rsid w:val="00171871"/>
    <w:rsid w:val="00171AB1"/>
    <w:rsid w:val="00172332"/>
    <w:rsid w:val="00172F9E"/>
    <w:rsid w:val="001737DE"/>
    <w:rsid w:val="00173845"/>
    <w:rsid w:val="00174055"/>
    <w:rsid w:val="00174EA4"/>
    <w:rsid w:val="00175284"/>
    <w:rsid w:val="0017577B"/>
    <w:rsid w:val="0018083F"/>
    <w:rsid w:val="0018104F"/>
    <w:rsid w:val="00181375"/>
    <w:rsid w:val="00181693"/>
    <w:rsid w:val="00181C23"/>
    <w:rsid w:val="00182299"/>
    <w:rsid w:val="00182AD1"/>
    <w:rsid w:val="00183EC9"/>
    <w:rsid w:val="00184677"/>
    <w:rsid w:val="001847BF"/>
    <w:rsid w:val="001863E3"/>
    <w:rsid w:val="00187531"/>
    <w:rsid w:val="00190274"/>
    <w:rsid w:val="00190466"/>
    <w:rsid w:val="001905D3"/>
    <w:rsid w:val="0019108B"/>
    <w:rsid w:val="0019165A"/>
    <w:rsid w:val="00191986"/>
    <w:rsid w:val="00191C97"/>
    <w:rsid w:val="00192509"/>
    <w:rsid w:val="00192A0C"/>
    <w:rsid w:val="00192E03"/>
    <w:rsid w:val="00192F0C"/>
    <w:rsid w:val="00193D4A"/>
    <w:rsid w:val="00194214"/>
    <w:rsid w:val="00194AEC"/>
    <w:rsid w:val="001958BB"/>
    <w:rsid w:val="00195DAE"/>
    <w:rsid w:val="00195F0A"/>
    <w:rsid w:val="00197819"/>
    <w:rsid w:val="00197C46"/>
    <w:rsid w:val="001A0BB8"/>
    <w:rsid w:val="001A1662"/>
    <w:rsid w:val="001A1893"/>
    <w:rsid w:val="001A3E2D"/>
    <w:rsid w:val="001A3EF7"/>
    <w:rsid w:val="001A6099"/>
    <w:rsid w:val="001A6577"/>
    <w:rsid w:val="001B05D9"/>
    <w:rsid w:val="001B116D"/>
    <w:rsid w:val="001B2BEA"/>
    <w:rsid w:val="001B3D90"/>
    <w:rsid w:val="001B3EDC"/>
    <w:rsid w:val="001B4C11"/>
    <w:rsid w:val="001B78C8"/>
    <w:rsid w:val="001B793D"/>
    <w:rsid w:val="001B7B0F"/>
    <w:rsid w:val="001B7DF9"/>
    <w:rsid w:val="001C0FEE"/>
    <w:rsid w:val="001C1158"/>
    <w:rsid w:val="001C1952"/>
    <w:rsid w:val="001C1A99"/>
    <w:rsid w:val="001C1CC2"/>
    <w:rsid w:val="001C3B7F"/>
    <w:rsid w:val="001C77B2"/>
    <w:rsid w:val="001C7DBE"/>
    <w:rsid w:val="001D14A1"/>
    <w:rsid w:val="001D290B"/>
    <w:rsid w:val="001D2EC9"/>
    <w:rsid w:val="001D31F8"/>
    <w:rsid w:val="001D3BCB"/>
    <w:rsid w:val="001D3CAC"/>
    <w:rsid w:val="001D4060"/>
    <w:rsid w:val="001D4C47"/>
    <w:rsid w:val="001D5508"/>
    <w:rsid w:val="001D6792"/>
    <w:rsid w:val="001D698F"/>
    <w:rsid w:val="001D6BBB"/>
    <w:rsid w:val="001D6DCA"/>
    <w:rsid w:val="001D70E0"/>
    <w:rsid w:val="001D729A"/>
    <w:rsid w:val="001D7AC2"/>
    <w:rsid w:val="001E05EC"/>
    <w:rsid w:val="001E4A3B"/>
    <w:rsid w:val="001E4C65"/>
    <w:rsid w:val="001E5216"/>
    <w:rsid w:val="001E5B40"/>
    <w:rsid w:val="001E5B7E"/>
    <w:rsid w:val="001E5D5D"/>
    <w:rsid w:val="001E6229"/>
    <w:rsid w:val="001E6314"/>
    <w:rsid w:val="001E6511"/>
    <w:rsid w:val="001E75DA"/>
    <w:rsid w:val="001E7B57"/>
    <w:rsid w:val="001E7B7A"/>
    <w:rsid w:val="001F002C"/>
    <w:rsid w:val="001F0068"/>
    <w:rsid w:val="001F00FC"/>
    <w:rsid w:val="001F080F"/>
    <w:rsid w:val="001F118F"/>
    <w:rsid w:val="001F17EE"/>
    <w:rsid w:val="001F2284"/>
    <w:rsid w:val="001F2933"/>
    <w:rsid w:val="001F3168"/>
    <w:rsid w:val="001F356D"/>
    <w:rsid w:val="001F4951"/>
    <w:rsid w:val="001F4DCB"/>
    <w:rsid w:val="001F5B9E"/>
    <w:rsid w:val="001F694B"/>
    <w:rsid w:val="001F6A1A"/>
    <w:rsid w:val="001F7225"/>
    <w:rsid w:val="001F753C"/>
    <w:rsid w:val="00201E9A"/>
    <w:rsid w:val="0020239A"/>
    <w:rsid w:val="002026E1"/>
    <w:rsid w:val="00202F48"/>
    <w:rsid w:val="0020359A"/>
    <w:rsid w:val="0020677A"/>
    <w:rsid w:val="00206B92"/>
    <w:rsid w:val="00206DAE"/>
    <w:rsid w:val="0020720C"/>
    <w:rsid w:val="00207462"/>
    <w:rsid w:val="00210F98"/>
    <w:rsid w:val="0021212F"/>
    <w:rsid w:val="002127A8"/>
    <w:rsid w:val="002127F6"/>
    <w:rsid w:val="00214123"/>
    <w:rsid w:val="00214F30"/>
    <w:rsid w:val="002160D8"/>
    <w:rsid w:val="00217383"/>
    <w:rsid w:val="00217954"/>
    <w:rsid w:val="00221692"/>
    <w:rsid w:val="002221CF"/>
    <w:rsid w:val="00222AA9"/>
    <w:rsid w:val="0022388F"/>
    <w:rsid w:val="00223A76"/>
    <w:rsid w:val="002241EA"/>
    <w:rsid w:val="00224302"/>
    <w:rsid w:val="0022457E"/>
    <w:rsid w:val="00227802"/>
    <w:rsid w:val="00227C66"/>
    <w:rsid w:val="002300E5"/>
    <w:rsid w:val="00231320"/>
    <w:rsid w:val="00231752"/>
    <w:rsid w:val="00232E97"/>
    <w:rsid w:val="002331FC"/>
    <w:rsid w:val="00233488"/>
    <w:rsid w:val="002337EC"/>
    <w:rsid w:val="00234B41"/>
    <w:rsid w:val="002351E0"/>
    <w:rsid w:val="00236EDC"/>
    <w:rsid w:val="0024073C"/>
    <w:rsid w:val="00240AE4"/>
    <w:rsid w:val="00240C8E"/>
    <w:rsid w:val="0024113E"/>
    <w:rsid w:val="00241893"/>
    <w:rsid w:val="00244F84"/>
    <w:rsid w:val="00245926"/>
    <w:rsid w:val="0024619F"/>
    <w:rsid w:val="002501A3"/>
    <w:rsid w:val="002503B4"/>
    <w:rsid w:val="002505C8"/>
    <w:rsid w:val="00250A4A"/>
    <w:rsid w:val="00250C67"/>
    <w:rsid w:val="00251536"/>
    <w:rsid w:val="00251A87"/>
    <w:rsid w:val="0025271C"/>
    <w:rsid w:val="00252AA3"/>
    <w:rsid w:val="002553CB"/>
    <w:rsid w:val="00255728"/>
    <w:rsid w:val="00255BCE"/>
    <w:rsid w:val="0025679A"/>
    <w:rsid w:val="00256CFD"/>
    <w:rsid w:val="002570A4"/>
    <w:rsid w:val="002572C3"/>
    <w:rsid w:val="0026134E"/>
    <w:rsid w:val="0026157C"/>
    <w:rsid w:val="00261E3B"/>
    <w:rsid w:val="0026255F"/>
    <w:rsid w:val="002633CC"/>
    <w:rsid w:val="00263C0D"/>
    <w:rsid w:val="00263F68"/>
    <w:rsid w:val="00264E86"/>
    <w:rsid w:val="0026596F"/>
    <w:rsid w:val="002663A7"/>
    <w:rsid w:val="00266617"/>
    <w:rsid w:val="00267AE3"/>
    <w:rsid w:val="00267FE5"/>
    <w:rsid w:val="002709A8"/>
    <w:rsid w:val="00271A3A"/>
    <w:rsid w:val="00271AC7"/>
    <w:rsid w:val="00271DD1"/>
    <w:rsid w:val="00272065"/>
    <w:rsid w:val="00272845"/>
    <w:rsid w:val="00272D72"/>
    <w:rsid w:val="002751D9"/>
    <w:rsid w:val="00276EF4"/>
    <w:rsid w:val="002770C5"/>
    <w:rsid w:val="00277342"/>
    <w:rsid w:val="00280A89"/>
    <w:rsid w:val="00281362"/>
    <w:rsid w:val="002813C7"/>
    <w:rsid w:val="002814DC"/>
    <w:rsid w:val="00281A66"/>
    <w:rsid w:val="002820DC"/>
    <w:rsid w:val="00282448"/>
    <w:rsid w:val="00282F39"/>
    <w:rsid w:val="00284E4A"/>
    <w:rsid w:val="00284EF9"/>
    <w:rsid w:val="00285213"/>
    <w:rsid w:val="00285B35"/>
    <w:rsid w:val="00285C4D"/>
    <w:rsid w:val="002860AC"/>
    <w:rsid w:val="002865A9"/>
    <w:rsid w:val="00287308"/>
    <w:rsid w:val="0028747C"/>
    <w:rsid w:val="002876AD"/>
    <w:rsid w:val="00290A65"/>
    <w:rsid w:val="00290EB3"/>
    <w:rsid w:val="002913C9"/>
    <w:rsid w:val="00291F25"/>
    <w:rsid w:val="00292EA5"/>
    <w:rsid w:val="00293E72"/>
    <w:rsid w:val="002944B0"/>
    <w:rsid w:val="00295943"/>
    <w:rsid w:val="00296A5B"/>
    <w:rsid w:val="00297726"/>
    <w:rsid w:val="002A04D5"/>
    <w:rsid w:val="002A0CA7"/>
    <w:rsid w:val="002A11F0"/>
    <w:rsid w:val="002A14F5"/>
    <w:rsid w:val="002A1D1B"/>
    <w:rsid w:val="002A3691"/>
    <w:rsid w:val="002A3D0F"/>
    <w:rsid w:val="002A3FCE"/>
    <w:rsid w:val="002A4874"/>
    <w:rsid w:val="002A5719"/>
    <w:rsid w:val="002B003F"/>
    <w:rsid w:val="002B0758"/>
    <w:rsid w:val="002B0A2E"/>
    <w:rsid w:val="002B2185"/>
    <w:rsid w:val="002B2D00"/>
    <w:rsid w:val="002C059A"/>
    <w:rsid w:val="002C178A"/>
    <w:rsid w:val="002C2302"/>
    <w:rsid w:val="002C2AE0"/>
    <w:rsid w:val="002C2DCC"/>
    <w:rsid w:val="002C2F5E"/>
    <w:rsid w:val="002C34D2"/>
    <w:rsid w:val="002C36B6"/>
    <w:rsid w:val="002C3DF5"/>
    <w:rsid w:val="002C4158"/>
    <w:rsid w:val="002C4777"/>
    <w:rsid w:val="002C4A0C"/>
    <w:rsid w:val="002C4AD6"/>
    <w:rsid w:val="002C5033"/>
    <w:rsid w:val="002C5726"/>
    <w:rsid w:val="002C5A49"/>
    <w:rsid w:val="002C6521"/>
    <w:rsid w:val="002C693C"/>
    <w:rsid w:val="002C72BD"/>
    <w:rsid w:val="002D0003"/>
    <w:rsid w:val="002D08DB"/>
    <w:rsid w:val="002D225B"/>
    <w:rsid w:val="002D48CC"/>
    <w:rsid w:val="002D5F57"/>
    <w:rsid w:val="002D6892"/>
    <w:rsid w:val="002D71F4"/>
    <w:rsid w:val="002D7F72"/>
    <w:rsid w:val="002E00F0"/>
    <w:rsid w:val="002E12F2"/>
    <w:rsid w:val="002E1C45"/>
    <w:rsid w:val="002E2D3A"/>
    <w:rsid w:val="002E3927"/>
    <w:rsid w:val="002E46CD"/>
    <w:rsid w:val="002E4CD2"/>
    <w:rsid w:val="002E6CCE"/>
    <w:rsid w:val="002F04BF"/>
    <w:rsid w:val="002F1E65"/>
    <w:rsid w:val="002F4B1F"/>
    <w:rsid w:val="002F528A"/>
    <w:rsid w:val="002F5E24"/>
    <w:rsid w:val="002F7C03"/>
    <w:rsid w:val="0030011C"/>
    <w:rsid w:val="00300DA5"/>
    <w:rsid w:val="00301543"/>
    <w:rsid w:val="003015C8"/>
    <w:rsid w:val="003019C9"/>
    <w:rsid w:val="00301F41"/>
    <w:rsid w:val="00302024"/>
    <w:rsid w:val="003020D7"/>
    <w:rsid w:val="00303110"/>
    <w:rsid w:val="00303BA4"/>
    <w:rsid w:val="00305CFE"/>
    <w:rsid w:val="00306A19"/>
    <w:rsid w:val="00306AC9"/>
    <w:rsid w:val="00306CA8"/>
    <w:rsid w:val="003075EF"/>
    <w:rsid w:val="00307C13"/>
    <w:rsid w:val="003105FB"/>
    <w:rsid w:val="003115B6"/>
    <w:rsid w:val="003120E7"/>
    <w:rsid w:val="0031245D"/>
    <w:rsid w:val="00314778"/>
    <w:rsid w:val="003148A1"/>
    <w:rsid w:val="003160FF"/>
    <w:rsid w:val="00316E0B"/>
    <w:rsid w:val="00317436"/>
    <w:rsid w:val="003176FB"/>
    <w:rsid w:val="00317F43"/>
    <w:rsid w:val="003200CE"/>
    <w:rsid w:val="00320C62"/>
    <w:rsid w:val="00320F5F"/>
    <w:rsid w:val="003218B5"/>
    <w:rsid w:val="00322984"/>
    <w:rsid w:val="00322B19"/>
    <w:rsid w:val="00323988"/>
    <w:rsid w:val="00323AD6"/>
    <w:rsid w:val="00326A0A"/>
    <w:rsid w:val="00330182"/>
    <w:rsid w:val="00330744"/>
    <w:rsid w:val="00330919"/>
    <w:rsid w:val="00331336"/>
    <w:rsid w:val="0033252C"/>
    <w:rsid w:val="003330EF"/>
    <w:rsid w:val="003335BD"/>
    <w:rsid w:val="00333853"/>
    <w:rsid w:val="00333DD8"/>
    <w:rsid w:val="00334AB0"/>
    <w:rsid w:val="00334D01"/>
    <w:rsid w:val="003353E6"/>
    <w:rsid w:val="00336039"/>
    <w:rsid w:val="00336147"/>
    <w:rsid w:val="00336723"/>
    <w:rsid w:val="00336744"/>
    <w:rsid w:val="00336825"/>
    <w:rsid w:val="00336B39"/>
    <w:rsid w:val="00336EBE"/>
    <w:rsid w:val="00337411"/>
    <w:rsid w:val="003408E5"/>
    <w:rsid w:val="0034093E"/>
    <w:rsid w:val="00340E53"/>
    <w:rsid w:val="00341CE6"/>
    <w:rsid w:val="00342495"/>
    <w:rsid w:val="003431E7"/>
    <w:rsid w:val="00343DDD"/>
    <w:rsid w:val="003445FA"/>
    <w:rsid w:val="00344786"/>
    <w:rsid w:val="00344E3C"/>
    <w:rsid w:val="00347111"/>
    <w:rsid w:val="003518E1"/>
    <w:rsid w:val="00351E53"/>
    <w:rsid w:val="003523B5"/>
    <w:rsid w:val="00353307"/>
    <w:rsid w:val="00354652"/>
    <w:rsid w:val="00354687"/>
    <w:rsid w:val="0035492B"/>
    <w:rsid w:val="00354AB4"/>
    <w:rsid w:val="003552A5"/>
    <w:rsid w:val="003556D5"/>
    <w:rsid w:val="00355750"/>
    <w:rsid w:val="0035607C"/>
    <w:rsid w:val="00356B9C"/>
    <w:rsid w:val="003572E2"/>
    <w:rsid w:val="00357F64"/>
    <w:rsid w:val="003607B3"/>
    <w:rsid w:val="00360E95"/>
    <w:rsid w:val="00361AA3"/>
    <w:rsid w:val="003622E1"/>
    <w:rsid w:val="00362E5B"/>
    <w:rsid w:val="003647D4"/>
    <w:rsid w:val="003652E1"/>
    <w:rsid w:val="00366652"/>
    <w:rsid w:val="00366FD8"/>
    <w:rsid w:val="003703E4"/>
    <w:rsid w:val="00370FE5"/>
    <w:rsid w:val="00371C09"/>
    <w:rsid w:val="003725CF"/>
    <w:rsid w:val="00372E83"/>
    <w:rsid w:val="0037394B"/>
    <w:rsid w:val="00374000"/>
    <w:rsid w:val="003749A3"/>
    <w:rsid w:val="00375DB3"/>
    <w:rsid w:val="003778DD"/>
    <w:rsid w:val="00377CDC"/>
    <w:rsid w:val="00380859"/>
    <w:rsid w:val="00381425"/>
    <w:rsid w:val="00381703"/>
    <w:rsid w:val="0038210B"/>
    <w:rsid w:val="00384493"/>
    <w:rsid w:val="00384B13"/>
    <w:rsid w:val="00384B8B"/>
    <w:rsid w:val="00385011"/>
    <w:rsid w:val="003853EC"/>
    <w:rsid w:val="00385ADA"/>
    <w:rsid w:val="00385DBE"/>
    <w:rsid w:val="00387A0D"/>
    <w:rsid w:val="00391505"/>
    <w:rsid w:val="003925DE"/>
    <w:rsid w:val="003931D4"/>
    <w:rsid w:val="00393874"/>
    <w:rsid w:val="003965F3"/>
    <w:rsid w:val="003971FF"/>
    <w:rsid w:val="003A04FB"/>
    <w:rsid w:val="003A1D0E"/>
    <w:rsid w:val="003A2AB7"/>
    <w:rsid w:val="003A37B5"/>
    <w:rsid w:val="003A392E"/>
    <w:rsid w:val="003A3ED1"/>
    <w:rsid w:val="003A458A"/>
    <w:rsid w:val="003A4C66"/>
    <w:rsid w:val="003A50AD"/>
    <w:rsid w:val="003A5337"/>
    <w:rsid w:val="003A60F1"/>
    <w:rsid w:val="003A6B1D"/>
    <w:rsid w:val="003A71B7"/>
    <w:rsid w:val="003B2019"/>
    <w:rsid w:val="003B2045"/>
    <w:rsid w:val="003B2523"/>
    <w:rsid w:val="003B2FE1"/>
    <w:rsid w:val="003B34E4"/>
    <w:rsid w:val="003B35E5"/>
    <w:rsid w:val="003B45C8"/>
    <w:rsid w:val="003B4AEB"/>
    <w:rsid w:val="003B4C71"/>
    <w:rsid w:val="003B54DE"/>
    <w:rsid w:val="003B54E7"/>
    <w:rsid w:val="003B5587"/>
    <w:rsid w:val="003B57DF"/>
    <w:rsid w:val="003B59A2"/>
    <w:rsid w:val="003B66EA"/>
    <w:rsid w:val="003B6D17"/>
    <w:rsid w:val="003B6F2E"/>
    <w:rsid w:val="003B72B6"/>
    <w:rsid w:val="003B7962"/>
    <w:rsid w:val="003B7E8E"/>
    <w:rsid w:val="003C045D"/>
    <w:rsid w:val="003C086A"/>
    <w:rsid w:val="003C13CA"/>
    <w:rsid w:val="003C23BE"/>
    <w:rsid w:val="003C290C"/>
    <w:rsid w:val="003C2A8E"/>
    <w:rsid w:val="003C2D5F"/>
    <w:rsid w:val="003C3AD2"/>
    <w:rsid w:val="003C3B5F"/>
    <w:rsid w:val="003C5137"/>
    <w:rsid w:val="003C6573"/>
    <w:rsid w:val="003C68C0"/>
    <w:rsid w:val="003C7040"/>
    <w:rsid w:val="003C7051"/>
    <w:rsid w:val="003C7987"/>
    <w:rsid w:val="003C7A5A"/>
    <w:rsid w:val="003D0B3C"/>
    <w:rsid w:val="003D0C21"/>
    <w:rsid w:val="003D15FA"/>
    <w:rsid w:val="003D20DD"/>
    <w:rsid w:val="003D3AC2"/>
    <w:rsid w:val="003D52A1"/>
    <w:rsid w:val="003D5726"/>
    <w:rsid w:val="003D5ADA"/>
    <w:rsid w:val="003D643F"/>
    <w:rsid w:val="003D6B93"/>
    <w:rsid w:val="003D706E"/>
    <w:rsid w:val="003D7101"/>
    <w:rsid w:val="003D7374"/>
    <w:rsid w:val="003D7F9B"/>
    <w:rsid w:val="003E03E0"/>
    <w:rsid w:val="003E0A91"/>
    <w:rsid w:val="003E0EA4"/>
    <w:rsid w:val="003E118B"/>
    <w:rsid w:val="003E12A5"/>
    <w:rsid w:val="003E1B6E"/>
    <w:rsid w:val="003E28A4"/>
    <w:rsid w:val="003E6770"/>
    <w:rsid w:val="003E6BC4"/>
    <w:rsid w:val="003F0638"/>
    <w:rsid w:val="003F0FC4"/>
    <w:rsid w:val="003F1269"/>
    <w:rsid w:val="003F18EC"/>
    <w:rsid w:val="003F2358"/>
    <w:rsid w:val="003F512E"/>
    <w:rsid w:val="003F69C9"/>
    <w:rsid w:val="0040156C"/>
    <w:rsid w:val="00403210"/>
    <w:rsid w:val="004037EE"/>
    <w:rsid w:val="00403E46"/>
    <w:rsid w:val="00404FEF"/>
    <w:rsid w:val="00405337"/>
    <w:rsid w:val="00406270"/>
    <w:rsid w:val="00406A47"/>
    <w:rsid w:val="00406B14"/>
    <w:rsid w:val="00406C51"/>
    <w:rsid w:val="004074A8"/>
    <w:rsid w:val="004074D1"/>
    <w:rsid w:val="00407A68"/>
    <w:rsid w:val="004102D1"/>
    <w:rsid w:val="0041141B"/>
    <w:rsid w:val="004114A6"/>
    <w:rsid w:val="00411788"/>
    <w:rsid w:val="00411F01"/>
    <w:rsid w:val="004142EF"/>
    <w:rsid w:val="0041471B"/>
    <w:rsid w:val="00417526"/>
    <w:rsid w:val="00417CCA"/>
    <w:rsid w:val="00420FC0"/>
    <w:rsid w:val="0042168B"/>
    <w:rsid w:val="00421B98"/>
    <w:rsid w:val="00422A6D"/>
    <w:rsid w:val="00423DCC"/>
    <w:rsid w:val="00424343"/>
    <w:rsid w:val="00425FA0"/>
    <w:rsid w:val="004277E0"/>
    <w:rsid w:val="00430224"/>
    <w:rsid w:val="004303FB"/>
    <w:rsid w:val="00430668"/>
    <w:rsid w:val="00432237"/>
    <w:rsid w:val="004322AA"/>
    <w:rsid w:val="00432891"/>
    <w:rsid w:val="00433071"/>
    <w:rsid w:val="00433D51"/>
    <w:rsid w:val="004344AD"/>
    <w:rsid w:val="0043470B"/>
    <w:rsid w:val="00434CEB"/>
    <w:rsid w:val="00435C4C"/>
    <w:rsid w:val="0043608C"/>
    <w:rsid w:val="004367A5"/>
    <w:rsid w:val="00436A01"/>
    <w:rsid w:val="00436BD5"/>
    <w:rsid w:val="00436CB6"/>
    <w:rsid w:val="004374BD"/>
    <w:rsid w:val="004376E6"/>
    <w:rsid w:val="00441F1A"/>
    <w:rsid w:val="00444D0C"/>
    <w:rsid w:val="0044579C"/>
    <w:rsid w:val="004463BD"/>
    <w:rsid w:val="00446E70"/>
    <w:rsid w:val="00446FD2"/>
    <w:rsid w:val="00447152"/>
    <w:rsid w:val="00447400"/>
    <w:rsid w:val="004479A9"/>
    <w:rsid w:val="00447B70"/>
    <w:rsid w:val="00450459"/>
    <w:rsid w:val="00451430"/>
    <w:rsid w:val="0045236E"/>
    <w:rsid w:val="0045254A"/>
    <w:rsid w:val="004539BB"/>
    <w:rsid w:val="00453C2E"/>
    <w:rsid w:val="00454D22"/>
    <w:rsid w:val="0045577B"/>
    <w:rsid w:val="004557B9"/>
    <w:rsid w:val="00457498"/>
    <w:rsid w:val="00457C1A"/>
    <w:rsid w:val="004607EC"/>
    <w:rsid w:val="00460A75"/>
    <w:rsid w:val="00461BE0"/>
    <w:rsid w:val="00462620"/>
    <w:rsid w:val="00463319"/>
    <w:rsid w:val="004640F5"/>
    <w:rsid w:val="0046425A"/>
    <w:rsid w:val="0046446E"/>
    <w:rsid w:val="00464D42"/>
    <w:rsid w:val="004651E3"/>
    <w:rsid w:val="004666F3"/>
    <w:rsid w:val="00470903"/>
    <w:rsid w:val="00470FA3"/>
    <w:rsid w:val="0047143B"/>
    <w:rsid w:val="00471843"/>
    <w:rsid w:val="004719F6"/>
    <w:rsid w:val="004729BE"/>
    <w:rsid w:val="00472A2B"/>
    <w:rsid w:val="00472DDF"/>
    <w:rsid w:val="00473247"/>
    <w:rsid w:val="004740C8"/>
    <w:rsid w:val="00475490"/>
    <w:rsid w:val="004755C2"/>
    <w:rsid w:val="004770D7"/>
    <w:rsid w:val="00477F75"/>
    <w:rsid w:val="0048084B"/>
    <w:rsid w:val="00480C62"/>
    <w:rsid w:val="00481E3E"/>
    <w:rsid w:val="0048271E"/>
    <w:rsid w:val="00482867"/>
    <w:rsid w:val="00482EC3"/>
    <w:rsid w:val="0048303B"/>
    <w:rsid w:val="00483065"/>
    <w:rsid w:val="0048322C"/>
    <w:rsid w:val="0048491F"/>
    <w:rsid w:val="00485A3A"/>
    <w:rsid w:val="00487EB0"/>
    <w:rsid w:val="00490140"/>
    <w:rsid w:val="00493687"/>
    <w:rsid w:val="00493CDB"/>
    <w:rsid w:val="00494AD9"/>
    <w:rsid w:val="00494BA3"/>
    <w:rsid w:val="00495064"/>
    <w:rsid w:val="00495958"/>
    <w:rsid w:val="00495FD3"/>
    <w:rsid w:val="0049735E"/>
    <w:rsid w:val="004A1193"/>
    <w:rsid w:val="004A2E9C"/>
    <w:rsid w:val="004A59BA"/>
    <w:rsid w:val="004A5D17"/>
    <w:rsid w:val="004A617F"/>
    <w:rsid w:val="004A6614"/>
    <w:rsid w:val="004A6A84"/>
    <w:rsid w:val="004A7345"/>
    <w:rsid w:val="004B08CA"/>
    <w:rsid w:val="004B0FAE"/>
    <w:rsid w:val="004B25AC"/>
    <w:rsid w:val="004B2711"/>
    <w:rsid w:val="004B27F7"/>
    <w:rsid w:val="004B318D"/>
    <w:rsid w:val="004B33A5"/>
    <w:rsid w:val="004B40A6"/>
    <w:rsid w:val="004B4830"/>
    <w:rsid w:val="004B54F6"/>
    <w:rsid w:val="004B58BE"/>
    <w:rsid w:val="004B6681"/>
    <w:rsid w:val="004C0F07"/>
    <w:rsid w:val="004C12DB"/>
    <w:rsid w:val="004C1356"/>
    <w:rsid w:val="004C194E"/>
    <w:rsid w:val="004C1EF4"/>
    <w:rsid w:val="004C2D40"/>
    <w:rsid w:val="004C3B8E"/>
    <w:rsid w:val="004C523E"/>
    <w:rsid w:val="004C536B"/>
    <w:rsid w:val="004C5657"/>
    <w:rsid w:val="004C7156"/>
    <w:rsid w:val="004D00F7"/>
    <w:rsid w:val="004D2236"/>
    <w:rsid w:val="004D2ADF"/>
    <w:rsid w:val="004D47C8"/>
    <w:rsid w:val="004D51E6"/>
    <w:rsid w:val="004D54AE"/>
    <w:rsid w:val="004D565C"/>
    <w:rsid w:val="004D56C7"/>
    <w:rsid w:val="004D5CA2"/>
    <w:rsid w:val="004D654E"/>
    <w:rsid w:val="004D6F10"/>
    <w:rsid w:val="004E06A3"/>
    <w:rsid w:val="004E0ADD"/>
    <w:rsid w:val="004E1FCC"/>
    <w:rsid w:val="004E33C9"/>
    <w:rsid w:val="004E514F"/>
    <w:rsid w:val="004E6E41"/>
    <w:rsid w:val="004E7D91"/>
    <w:rsid w:val="004E7ECC"/>
    <w:rsid w:val="004F0CBD"/>
    <w:rsid w:val="004F1378"/>
    <w:rsid w:val="004F2DE6"/>
    <w:rsid w:val="004F2E67"/>
    <w:rsid w:val="004F2F80"/>
    <w:rsid w:val="004F3710"/>
    <w:rsid w:val="004F3951"/>
    <w:rsid w:val="004F3EEA"/>
    <w:rsid w:val="004F5ADC"/>
    <w:rsid w:val="004F689B"/>
    <w:rsid w:val="004F704D"/>
    <w:rsid w:val="004F7736"/>
    <w:rsid w:val="004F7C44"/>
    <w:rsid w:val="005003FA"/>
    <w:rsid w:val="00500D89"/>
    <w:rsid w:val="00501E56"/>
    <w:rsid w:val="00502009"/>
    <w:rsid w:val="005020C6"/>
    <w:rsid w:val="005032BF"/>
    <w:rsid w:val="00503D61"/>
    <w:rsid w:val="005050B4"/>
    <w:rsid w:val="005066E8"/>
    <w:rsid w:val="00506CC8"/>
    <w:rsid w:val="00507E6D"/>
    <w:rsid w:val="0051052E"/>
    <w:rsid w:val="0051072A"/>
    <w:rsid w:val="00511C7A"/>
    <w:rsid w:val="00512647"/>
    <w:rsid w:val="00514A32"/>
    <w:rsid w:val="005153F4"/>
    <w:rsid w:val="005155A8"/>
    <w:rsid w:val="00516B79"/>
    <w:rsid w:val="00517152"/>
    <w:rsid w:val="00520055"/>
    <w:rsid w:val="005204D5"/>
    <w:rsid w:val="00520A36"/>
    <w:rsid w:val="005220A4"/>
    <w:rsid w:val="005221D8"/>
    <w:rsid w:val="00522A88"/>
    <w:rsid w:val="00523581"/>
    <w:rsid w:val="00523732"/>
    <w:rsid w:val="00523BC0"/>
    <w:rsid w:val="00523E80"/>
    <w:rsid w:val="005249CA"/>
    <w:rsid w:val="00524C89"/>
    <w:rsid w:val="00524E99"/>
    <w:rsid w:val="005266BD"/>
    <w:rsid w:val="00526EE9"/>
    <w:rsid w:val="00527B6F"/>
    <w:rsid w:val="005302F9"/>
    <w:rsid w:val="00530756"/>
    <w:rsid w:val="005326CB"/>
    <w:rsid w:val="00532B47"/>
    <w:rsid w:val="005334D4"/>
    <w:rsid w:val="005334EE"/>
    <w:rsid w:val="0053361A"/>
    <w:rsid w:val="00536288"/>
    <w:rsid w:val="00537911"/>
    <w:rsid w:val="0054057E"/>
    <w:rsid w:val="00540E35"/>
    <w:rsid w:val="00542671"/>
    <w:rsid w:val="00542A48"/>
    <w:rsid w:val="00542B87"/>
    <w:rsid w:val="005437D0"/>
    <w:rsid w:val="00543AB9"/>
    <w:rsid w:val="00543D3C"/>
    <w:rsid w:val="005442FF"/>
    <w:rsid w:val="00544337"/>
    <w:rsid w:val="0054485B"/>
    <w:rsid w:val="0054528D"/>
    <w:rsid w:val="0054543A"/>
    <w:rsid w:val="00546D10"/>
    <w:rsid w:val="005472DE"/>
    <w:rsid w:val="0055068D"/>
    <w:rsid w:val="00552235"/>
    <w:rsid w:val="00552578"/>
    <w:rsid w:val="00552ED3"/>
    <w:rsid w:val="00552FDB"/>
    <w:rsid w:val="00553012"/>
    <w:rsid w:val="0055357F"/>
    <w:rsid w:val="00553CE1"/>
    <w:rsid w:val="00555CA5"/>
    <w:rsid w:val="00560C81"/>
    <w:rsid w:val="00560E77"/>
    <w:rsid w:val="005615D8"/>
    <w:rsid w:val="00561F49"/>
    <w:rsid w:val="00562865"/>
    <w:rsid w:val="005629CC"/>
    <w:rsid w:val="00563976"/>
    <w:rsid w:val="00566340"/>
    <w:rsid w:val="00566479"/>
    <w:rsid w:val="00567020"/>
    <w:rsid w:val="00567683"/>
    <w:rsid w:val="00567CEB"/>
    <w:rsid w:val="00570837"/>
    <w:rsid w:val="00572532"/>
    <w:rsid w:val="005726D4"/>
    <w:rsid w:val="00572834"/>
    <w:rsid w:val="00572EC7"/>
    <w:rsid w:val="0057325E"/>
    <w:rsid w:val="00573D3E"/>
    <w:rsid w:val="00574939"/>
    <w:rsid w:val="00575592"/>
    <w:rsid w:val="005760ED"/>
    <w:rsid w:val="005764A5"/>
    <w:rsid w:val="00576983"/>
    <w:rsid w:val="00580B5D"/>
    <w:rsid w:val="005821CB"/>
    <w:rsid w:val="0058273D"/>
    <w:rsid w:val="00582F42"/>
    <w:rsid w:val="00583BDC"/>
    <w:rsid w:val="00583C26"/>
    <w:rsid w:val="00584381"/>
    <w:rsid w:val="0058515A"/>
    <w:rsid w:val="005869B6"/>
    <w:rsid w:val="00586EED"/>
    <w:rsid w:val="00587D88"/>
    <w:rsid w:val="00590899"/>
    <w:rsid w:val="00591372"/>
    <w:rsid w:val="00591605"/>
    <w:rsid w:val="005932F9"/>
    <w:rsid w:val="00593CB8"/>
    <w:rsid w:val="0059466C"/>
    <w:rsid w:val="005952D1"/>
    <w:rsid w:val="00596632"/>
    <w:rsid w:val="0059701A"/>
    <w:rsid w:val="005979C8"/>
    <w:rsid w:val="00597DA2"/>
    <w:rsid w:val="005A021D"/>
    <w:rsid w:val="005A0C08"/>
    <w:rsid w:val="005A1147"/>
    <w:rsid w:val="005A1FBD"/>
    <w:rsid w:val="005A3E9B"/>
    <w:rsid w:val="005A7AB3"/>
    <w:rsid w:val="005B074C"/>
    <w:rsid w:val="005B1358"/>
    <w:rsid w:val="005B1872"/>
    <w:rsid w:val="005B1AC1"/>
    <w:rsid w:val="005B21B2"/>
    <w:rsid w:val="005B3DFC"/>
    <w:rsid w:val="005B3EE2"/>
    <w:rsid w:val="005B43C6"/>
    <w:rsid w:val="005B59C8"/>
    <w:rsid w:val="005B6060"/>
    <w:rsid w:val="005B63D0"/>
    <w:rsid w:val="005B6951"/>
    <w:rsid w:val="005C1383"/>
    <w:rsid w:val="005C21CC"/>
    <w:rsid w:val="005C4595"/>
    <w:rsid w:val="005C5247"/>
    <w:rsid w:val="005C5B3D"/>
    <w:rsid w:val="005D01D5"/>
    <w:rsid w:val="005D1233"/>
    <w:rsid w:val="005D24F2"/>
    <w:rsid w:val="005D2D6D"/>
    <w:rsid w:val="005D374E"/>
    <w:rsid w:val="005D3B0C"/>
    <w:rsid w:val="005D3BA3"/>
    <w:rsid w:val="005D54BC"/>
    <w:rsid w:val="005D671A"/>
    <w:rsid w:val="005D6A62"/>
    <w:rsid w:val="005D76C2"/>
    <w:rsid w:val="005E0B0E"/>
    <w:rsid w:val="005E1803"/>
    <w:rsid w:val="005E200B"/>
    <w:rsid w:val="005E23C4"/>
    <w:rsid w:val="005E45EC"/>
    <w:rsid w:val="005E5379"/>
    <w:rsid w:val="005E553A"/>
    <w:rsid w:val="005E5B27"/>
    <w:rsid w:val="005E6870"/>
    <w:rsid w:val="005E6B7D"/>
    <w:rsid w:val="005F09C0"/>
    <w:rsid w:val="005F128A"/>
    <w:rsid w:val="005F29AF"/>
    <w:rsid w:val="005F5F16"/>
    <w:rsid w:val="0060035D"/>
    <w:rsid w:val="006007EC"/>
    <w:rsid w:val="0060085B"/>
    <w:rsid w:val="00601C94"/>
    <w:rsid w:val="00602992"/>
    <w:rsid w:val="00603468"/>
    <w:rsid w:val="00603E39"/>
    <w:rsid w:val="00604AA8"/>
    <w:rsid w:val="00604D9F"/>
    <w:rsid w:val="0060576E"/>
    <w:rsid w:val="00605AEF"/>
    <w:rsid w:val="00605F44"/>
    <w:rsid w:val="00606813"/>
    <w:rsid w:val="00606996"/>
    <w:rsid w:val="00606F9F"/>
    <w:rsid w:val="00607649"/>
    <w:rsid w:val="00607731"/>
    <w:rsid w:val="006110CF"/>
    <w:rsid w:val="00611455"/>
    <w:rsid w:val="00611C43"/>
    <w:rsid w:val="00611DD0"/>
    <w:rsid w:val="0061230D"/>
    <w:rsid w:val="0061278E"/>
    <w:rsid w:val="006136A1"/>
    <w:rsid w:val="00613CE9"/>
    <w:rsid w:val="00613DAD"/>
    <w:rsid w:val="00613E04"/>
    <w:rsid w:val="0061410D"/>
    <w:rsid w:val="00614C34"/>
    <w:rsid w:val="00614FDF"/>
    <w:rsid w:val="0061544D"/>
    <w:rsid w:val="006163FF"/>
    <w:rsid w:val="0061711F"/>
    <w:rsid w:val="0062015C"/>
    <w:rsid w:val="00620B75"/>
    <w:rsid w:val="006212A6"/>
    <w:rsid w:val="00621989"/>
    <w:rsid w:val="00622EB4"/>
    <w:rsid w:val="00624DB9"/>
    <w:rsid w:val="00624ED0"/>
    <w:rsid w:val="0062629F"/>
    <w:rsid w:val="00626651"/>
    <w:rsid w:val="0062680E"/>
    <w:rsid w:val="0063193D"/>
    <w:rsid w:val="00632543"/>
    <w:rsid w:val="00632555"/>
    <w:rsid w:val="0063543F"/>
    <w:rsid w:val="00636895"/>
    <w:rsid w:val="00636DB8"/>
    <w:rsid w:val="00637966"/>
    <w:rsid w:val="00640B22"/>
    <w:rsid w:val="0064140D"/>
    <w:rsid w:val="00641894"/>
    <w:rsid w:val="00642767"/>
    <w:rsid w:val="00642FF5"/>
    <w:rsid w:val="006435FC"/>
    <w:rsid w:val="006456D1"/>
    <w:rsid w:val="00646927"/>
    <w:rsid w:val="0064693A"/>
    <w:rsid w:val="0064717D"/>
    <w:rsid w:val="006478CB"/>
    <w:rsid w:val="0065133F"/>
    <w:rsid w:val="00651BA8"/>
    <w:rsid w:val="006525AF"/>
    <w:rsid w:val="00652CBA"/>
    <w:rsid w:val="006538B4"/>
    <w:rsid w:val="00654C97"/>
    <w:rsid w:val="006552F1"/>
    <w:rsid w:val="00657CAC"/>
    <w:rsid w:val="006601B2"/>
    <w:rsid w:val="00661266"/>
    <w:rsid w:val="006625D5"/>
    <w:rsid w:val="006639BD"/>
    <w:rsid w:val="00664513"/>
    <w:rsid w:val="00664D81"/>
    <w:rsid w:val="0066675F"/>
    <w:rsid w:val="00666D56"/>
    <w:rsid w:val="00667F7D"/>
    <w:rsid w:val="0067177C"/>
    <w:rsid w:val="00671FE3"/>
    <w:rsid w:val="0067231F"/>
    <w:rsid w:val="0067299E"/>
    <w:rsid w:val="006729D4"/>
    <w:rsid w:val="006743A8"/>
    <w:rsid w:val="006748F0"/>
    <w:rsid w:val="00675710"/>
    <w:rsid w:val="00675BE0"/>
    <w:rsid w:val="006779BB"/>
    <w:rsid w:val="00677AD3"/>
    <w:rsid w:val="00677B65"/>
    <w:rsid w:val="0068015F"/>
    <w:rsid w:val="00680E43"/>
    <w:rsid w:val="006815AC"/>
    <w:rsid w:val="00682CE0"/>
    <w:rsid w:val="00682E49"/>
    <w:rsid w:val="006832E2"/>
    <w:rsid w:val="00683C66"/>
    <w:rsid w:val="0068482C"/>
    <w:rsid w:val="00684EEA"/>
    <w:rsid w:val="0068503E"/>
    <w:rsid w:val="0068555E"/>
    <w:rsid w:val="0069002C"/>
    <w:rsid w:val="006908B7"/>
    <w:rsid w:val="00690FCF"/>
    <w:rsid w:val="00691CC5"/>
    <w:rsid w:val="00692EC1"/>
    <w:rsid w:val="00692FED"/>
    <w:rsid w:val="00693289"/>
    <w:rsid w:val="006933A0"/>
    <w:rsid w:val="0069383D"/>
    <w:rsid w:val="006938E3"/>
    <w:rsid w:val="00693A3C"/>
    <w:rsid w:val="00693CF9"/>
    <w:rsid w:val="0069455F"/>
    <w:rsid w:val="006958CB"/>
    <w:rsid w:val="00696BF5"/>
    <w:rsid w:val="006A0B55"/>
    <w:rsid w:val="006A2AA8"/>
    <w:rsid w:val="006A3140"/>
    <w:rsid w:val="006A31C6"/>
    <w:rsid w:val="006A54E0"/>
    <w:rsid w:val="006A593D"/>
    <w:rsid w:val="006A5A4F"/>
    <w:rsid w:val="006A5D22"/>
    <w:rsid w:val="006A5E0A"/>
    <w:rsid w:val="006A60F2"/>
    <w:rsid w:val="006A6502"/>
    <w:rsid w:val="006A6A6F"/>
    <w:rsid w:val="006A6B49"/>
    <w:rsid w:val="006A76A4"/>
    <w:rsid w:val="006A7941"/>
    <w:rsid w:val="006B1056"/>
    <w:rsid w:val="006B206C"/>
    <w:rsid w:val="006B2A0C"/>
    <w:rsid w:val="006B2A8C"/>
    <w:rsid w:val="006B3585"/>
    <w:rsid w:val="006B374C"/>
    <w:rsid w:val="006B3C39"/>
    <w:rsid w:val="006B3D88"/>
    <w:rsid w:val="006B5149"/>
    <w:rsid w:val="006B62D1"/>
    <w:rsid w:val="006B6322"/>
    <w:rsid w:val="006B7807"/>
    <w:rsid w:val="006B7DDD"/>
    <w:rsid w:val="006C247E"/>
    <w:rsid w:val="006C281E"/>
    <w:rsid w:val="006C2B8E"/>
    <w:rsid w:val="006C2DC2"/>
    <w:rsid w:val="006C5172"/>
    <w:rsid w:val="006C5339"/>
    <w:rsid w:val="006C5B12"/>
    <w:rsid w:val="006C5E6C"/>
    <w:rsid w:val="006D088C"/>
    <w:rsid w:val="006D225A"/>
    <w:rsid w:val="006D262A"/>
    <w:rsid w:val="006D2778"/>
    <w:rsid w:val="006D2838"/>
    <w:rsid w:val="006D3791"/>
    <w:rsid w:val="006D3EC2"/>
    <w:rsid w:val="006D4185"/>
    <w:rsid w:val="006D5893"/>
    <w:rsid w:val="006D5A87"/>
    <w:rsid w:val="006D614C"/>
    <w:rsid w:val="006D666E"/>
    <w:rsid w:val="006D6932"/>
    <w:rsid w:val="006D7660"/>
    <w:rsid w:val="006D79C1"/>
    <w:rsid w:val="006E075D"/>
    <w:rsid w:val="006E0BDF"/>
    <w:rsid w:val="006E0DF0"/>
    <w:rsid w:val="006E2249"/>
    <w:rsid w:val="006E36F0"/>
    <w:rsid w:val="006E3DD8"/>
    <w:rsid w:val="006E477B"/>
    <w:rsid w:val="006E5049"/>
    <w:rsid w:val="006E5269"/>
    <w:rsid w:val="006E558E"/>
    <w:rsid w:val="006E57B5"/>
    <w:rsid w:val="006E68FD"/>
    <w:rsid w:val="006F067C"/>
    <w:rsid w:val="006F18D3"/>
    <w:rsid w:val="006F1E18"/>
    <w:rsid w:val="006F212E"/>
    <w:rsid w:val="006F2A82"/>
    <w:rsid w:val="006F2C37"/>
    <w:rsid w:val="006F3F67"/>
    <w:rsid w:val="006F7A2D"/>
    <w:rsid w:val="007002FE"/>
    <w:rsid w:val="00700322"/>
    <w:rsid w:val="007003AE"/>
    <w:rsid w:val="0070130D"/>
    <w:rsid w:val="00702382"/>
    <w:rsid w:val="00702C18"/>
    <w:rsid w:val="0070420A"/>
    <w:rsid w:val="00704CC1"/>
    <w:rsid w:val="00704E85"/>
    <w:rsid w:val="0070549D"/>
    <w:rsid w:val="007061E0"/>
    <w:rsid w:val="00707043"/>
    <w:rsid w:val="0071036C"/>
    <w:rsid w:val="0071070F"/>
    <w:rsid w:val="007115FB"/>
    <w:rsid w:val="00711872"/>
    <w:rsid w:val="00711880"/>
    <w:rsid w:val="00711E84"/>
    <w:rsid w:val="007130FC"/>
    <w:rsid w:val="0071346D"/>
    <w:rsid w:val="007136FD"/>
    <w:rsid w:val="00713973"/>
    <w:rsid w:val="00714345"/>
    <w:rsid w:val="00716387"/>
    <w:rsid w:val="00716839"/>
    <w:rsid w:val="00716EA4"/>
    <w:rsid w:val="00717050"/>
    <w:rsid w:val="007170D0"/>
    <w:rsid w:val="0071769C"/>
    <w:rsid w:val="00717B38"/>
    <w:rsid w:val="00717F33"/>
    <w:rsid w:val="007205E2"/>
    <w:rsid w:val="0072126E"/>
    <w:rsid w:val="00721297"/>
    <w:rsid w:val="0072158E"/>
    <w:rsid w:val="00721A9B"/>
    <w:rsid w:val="00721CC1"/>
    <w:rsid w:val="0072273B"/>
    <w:rsid w:val="00722CF7"/>
    <w:rsid w:val="007237DD"/>
    <w:rsid w:val="0072471D"/>
    <w:rsid w:val="007251F7"/>
    <w:rsid w:val="00725671"/>
    <w:rsid w:val="00725681"/>
    <w:rsid w:val="00727B2D"/>
    <w:rsid w:val="007308B0"/>
    <w:rsid w:val="0073094F"/>
    <w:rsid w:val="00731659"/>
    <w:rsid w:val="00731F69"/>
    <w:rsid w:val="00733EF1"/>
    <w:rsid w:val="0073461D"/>
    <w:rsid w:val="00734743"/>
    <w:rsid w:val="0073561D"/>
    <w:rsid w:val="00736702"/>
    <w:rsid w:val="00736746"/>
    <w:rsid w:val="0073733D"/>
    <w:rsid w:val="007377FE"/>
    <w:rsid w:val="0073784C"/>
    <w:rsid w:val="00737895"/>
    <w:rsid w:val="0074115B"/>
    <w:rsid w:val="007416F2"/>
    <w:rsid w:val="00741705"/>
    <w:rsid w:val="00742371"/>
    <w:rsid w:val="007433F4"/>
    <w:rsid w:val="00745AD4"/>
    <w:rsid w:val="0074624D"/>
    <w:rsid w:val="00747254"/>
    <w:rsid w:val="007501A6"/>
    <w:rsid w:val="00750609"/>
    <w:rsid w:val="007512A8"/>
    <w:rsid w:val="007516CE"/>
    <w:rsid w:val="007525D1"/>
    <w:rsid w:val="00752B78"/>
    <w:rsid w:val="007533EE"/>
    <w:rsid w:val="00753C24"/>
    <w:rsid w:val="0075435B"/>
    <w:rsid w:val="00754F1A"/>
    <w:rsid w:val="0075631B"/>
    <w:rsid w:val="007569B6"/>
    <w:rsid w:val="00756BBC"/>
    <w:rsid w:val="007572E3"/>
    <w:rsid w:val="00760624"/>
    <w:rsid w:val="00761D8C"/>
    <w:rsid w:val="00762C8A"/>
    <w:rsid w:val="00763582"/>
    <w:rsid w:val="00765536"/>
    <w:rsid w:val="007657F9"/>
    <w:rsid w:val="00766C55"/>
    <w:rsid w:val="007671E6"/>
    <w:rsid w:val="0076741B"/>
    <w:rsid w:val="007676BE"/>
    <w:rsid w:val="007679A4"/>
    <w:rsid w:val="007704B4"/>
    <w:rsid w:val="00770D9F"/>
    <w:rsid w:val="007714EE"/>
    <w:rsid w:val="00775553"/>
    <w:rsid w:val="00776783"/>
    <w:rsid w:val="0077687D"/>
    <w:rsid w:val="00777365"/>
    <w:rsid w:val="007801D3"/>
    <w:rsid w:val="00780FBB"/>
    <w:rsid w:val="00782BC4"/>
    <w:rsid w:val="0078315F"/>
    <w:rsid w:val="0078440B"/>
    <w:rsid w:val="007857C2"/>
    <w:rsid w:val="00785852"/>
    <w:rsid w:val="00785F08"/>
    <w:rsid w:val="0078638F"/>
    <w:rsid w:val="00786D17"/>
    <w:rsid w:val="00787316"/>
    <w:rsid w:val="0079090F"/>
    <w:rsid w:val="00790B53"/>
    <w:rsid w:val="007911CF"/>
    <w:rsid w:val="00791CF0"/>
    <w:rsid w:val="00791D7C"/>
    <w:rsid w:val="00792300"/>
    <w:rsid w:val="00792BF6"/>
    <w:rsid w:val="00793005"/>
    <w:rsid w:val="0079366D"/>
    <w:rsid w:val="007949E3"/>
    <w:rsid w:val="00795D6A"/>
    <w:rsid w:val="007977AB"/>
    <w:rsid w:val="007A0F28"/>
    <w:rsid w:val="007A1EE5"/>
    <w:rsid w:val="007A2037"/>
    <w:rsid w:val="007A2AE0"/>
    <w:rsid w:val="007A4443"/>
    <w:rsid w:val="007A48E2"/>
    <w:rsid w:val="007A5386"/>
    <w:rsid w:val="007A541B"/>
    <w:rsid w:val="007A6F65"/>
    <w:rsid w:val="007A7280"/>
    <w:rsid w:val="007A78D1"/>
    <w:rsid w:val="007A7B49"/>
    <w:rsid w:val="007B00AD"/>
    <w:rsid w:val="007B0951"/>
    <w:rsid w:val="007B0C98"/>
    <w:rsid w:val="007B17F7"/>
    <w:rsid w:val="007B5520"/>
    <w:rsid w:val="007B781F"/>
    <w:rsid w:val="007B7A7A"/>
    <w:rsid w:val="007B7BB6"/>
    <w:rsid w:val="007C0232"/>
    <w:rsid w:val="007C053D"/>
    <w:rsid w:val="007C175F"/>
    <w:rsid w:val="007C1CE1"/>
    <w:rsid w:val="007C26A5"/>
    <w:rsid w:val="007C2704"/>
    <w:rsid w:val="007C2BC7"/>
    <w:rsid w:val="007C2DD2"/>
    <w:rsid w:val="007C2F22"/>
    <w:rsid w:val="007C2F92"/>
    <w:rsid w:val="007C4B99"/>
    <w:rsid w:val="007C52A1"/>
    <w:rsid w:val="007C630E"/>
    <w:rsid w:val="007C7604"/>
    <w:rsid w:val="007C780C"/>
    <w:rsid w:val="007C78CA"/>
    <w:rsid w:val="007D0050"/>
    <w:rsid w:val="007D106B"/>
    <w:rsid w:val="007D1BD1"/>
    <w:rsid w:val="007D21A9"/>
    <w:rsid w:val="007D21B8"/>
    <w:rsid w:val="007D22CF"/>
    <w:rsid w:val="007D2F4C"/>
    <w:rsid w:val="007D3223"/>
    <w:rsid w:val="007D561F"/>
    <w:rsid w:val="007D70D7"/>
    <w:rsid w:val="007E0558"/>
    <w:rsid w:val="007E09F4"/>
    <w:rsid w:val="007E0EA3"/>
    <w:rsid w:val="007E19F1"/>
    <w:rsid w:val="007E40ED"/>
    <w:rsid w:val="007E457E"/>
    <w:rsid w:val="007E480C"/>
    <w:rsid w:val="007E51D0"/>
    <w:rsid w:val="007E6870"/>
    <w:rsid w:val="007E6B2B"/>
    <w:rsid w:val="007E77EA"/>
    <w:rsid w:val="007F0803"/>
    <w:rsid w:val="007F19F7"/>
    <w:rsid w:val="007F1BFD"/>
    <w:rsid w:val="007F22CD"/>
    <w:rsid w:val="007F2884"/>
    <w:rsid w:val="007F3398"/>
    <w:rsid w:val="007F3C32"/>
    <w:rsid w:val="007F5108"/>
    <w:rsid w:val="007F5167"/>
    <w:rsid w:val="007F524D"/>
    <w:rsid w:val="007F536F"/>
    <w:rsid w:val="007F5B40"/>
    <w:rsid w:val="007F754E"/>
    <w:rsid w:val="0080059A"/>
    <w:rsid w:val="00800CB6"/>
    <w:rsid w:val="00801B11"/>
    <w:rsid w:val="0080232F"/>
    <w:rsid w:val="0080273A"/>
    <w:rsid w:val="00802B32"/>
    <w:rsid w:val="00802E2A"/>
    <w:rsid w:val="00803703"/>
    <w:rsid w:val="00805A94"/>
    <w:rsid w:val="0080659F"/>
    <w:rsid w:val="00807843"/>
    <w:rsid w:val="00810220"/>
    <w:rsid w:val="00810A01"/>
    <w:rsid w:val="00810B15"/>
    <w:rsid w:val="0081104F"/>
    <w:rsid w:val="0081172B"/>
    <w:rsid w:val="0081179C"/>
    <w:rsid w:val="00811EBD"/>
    <w:rsid w:val="00812F88"/>
    <w:rsid w:val="00813D84"/>
    <w:rsid w:val="008148B4"/>
    <w:rsid w:val="00814BD8"/>
    <w:rsid w:val="0081575B"/>
    <w:rsid w:val="00815855"/>
    <w:rsid w:val="008162EA"/>
    <w:rsid w:val="00816B0D"/>
    <w:rsid w:val="008176BF"/>
    <w:rsid w:val="00817725"/>
    <w:rsid w:val="00817766"/>
    <w:rsid w:val="0082196B"/>
    <w:rsid w:val="00822D2D"/>
    <w:rsid w:val="008245AE"/>
    <w:rsid w:val="0082496D"/>
    <w:rsid w:val="00825593"/>
    <w:rsid w:val="00826970"/>
    <w:rsid w:val="00826DA0"/>
    <w:rsid w:val="00826FBE"/>
    <w:rsid w:val="0082783D"/>
    <w:rsid w:val="00830905"/>
    <w:rsid w:val="00830A19"/>
    <w:rsid w:val="008320D2"/>
    <w:rsid w:val="008328DA"/>
    <w:rsid w:val="00832DA9"/>
    <w:rsid w:val="008332D2"/>
    <w:rsid w:val="00833897"/>
    <w:rsid w:val="00833F50"/>
    <w:rsid w:val="00834FA1"/>
    <w:rsid w:val="00835256"/>
    <w:rsid w:val="00837B93"/>
    <w:rsid w:val="008401A1"/>
    <w:rsid w:val="0084027E"/>
    <w:rsid w:val="0084194F"/>
    <w:rsid w:val="0084215F"/>
    <w:rsid w:val="0084267A"/>
    <w:rsid w:val="00842E1F"/>
    <w:rsid w:val="00842F28"/>
    <w:rsid w:val="00843B78"/>
    <w:rsid w:val="00843D54"/>
    <w:rsid w:val="0084456E"/>
    <w:rsid w:val="00844D4B"/>
    <w:rsid w:val="0084514E"/>
    <w:rsid w:val="00847059"/>
    <w:rsid w:val="0084726C"/>
    <w:rsid w:val="0085054F"/>
    <w:rsid w:val="00852501"/>
    <w:rsid w:val="00852509"/>
    <w:rsid w:val="008529C0"/>
    <w:rsid w:val="00852DFF"/>
    <w:rsid w:val="008539DE"/>
    <w:rsid w:val="0085495E"/>
    <w:rsid w:val="008557BB"/>
    <w:rsid w:val="00860269"/>
    <w:rsid w:val="00861DCF"/>
    <w:rsid w:val="00863D85"/>
    <w:rsid w:val="0086447A"/>
    <w:rsid w:val="00864983"/>
    <w:rsid w:val="0086614A"/>
    <w:rsid w:val="00866953"/>
    <w:rsid w:val="00870CA9"/>
    <w:rsid w:val="008710B1"/>
    <w:rsid w:val="00875A4E"/>
    <w:rsid w:val="0087658D"/>
    <w:rsid w:val="008775B2"/>
    <w:rsid w:val="00877D8D"/>
    <w:rsid w:val="00877F0C"/>
    <w:rsid w:val="00880A5B"/>
    <w:rsid w:val="00880F76"/>
    <w:rsid w:val="008810CD"/>
    <w:rsid w:val="00881285"/>
    <w:rsid w:val="00881B46"/>
    <w:rsid w:val="00881D5A"/>
    <w:rsid w:val="008824E9"/>
    <w:rsid w:val="00882C0B"/>
    <w:rsid w:val="00882C43"/>
    <w:rsid w:val="00885885"/>
    <w:rsid w:val="008859B2"/>
    <w:rsid w:val="00886A65"/>
    <w:rsid w:val="00887356"/>
    <w:rsid w:val="00887EA0"/>
    <w:rsid w:val="008908DA"/>
    <w:rsid w:val="00890B04"/>
    <w:rsid w:val="008913AD"/>
    <w:rsid w:val="008924BC"/>
    <w:rsid w:val="00893BC2"/>
    <w:rsid w:val="00893EB8"/>
    <w:rsid w:val="008955F7"/>
    <w:rsid w:val="00895C1D"/>
    <w:rsid w:val="00896313"/>
    <w:rsid w:val="00896AF3"/>
    <w:rsid w:val="00897148"/>
    <w:rsid w:val="00897534"/>
    <w:rsid w:val="008A037D"/>
    <w:rsid w:val="008A0EDB"/>
    <w:rsid w:val="008A1172"/>
    <w:rsid w:val="008A279F"/>
    <w:rsid w:val="008A3910"/>
    <w:rsid w:val="008A3DF9"/>
    <w:rsid w:val="008A520F"/>
    <w:rsid w:val="008A57A1"/>
    <w:rsid w:val="008A5D22"/>
    <w:rsid w:val="008A7596"/>
    <w:rsid w:val="008A79C6"/>
    <w:rsid w:val="008B01E8"/>
    <w:rsid w:val="008B1EB5"/>
    <w:rsid w:val="008B2D3C"/>
    <w:rsid w:val="008B2FC8"/>
    <w:rsid w:val="008B3228"/>
    <w:rsid w:val="008B3EAA"/>
    <w:rsid w:val="008B3F4A"/>
    <w:rsid w:val="008B3F7A"/>
    <w:rsid w:val="008B4B11"/>
    <w:rsid w:val="008B5499"/>
    <w:rsid w:val="008B5582"/>
    <w:rsid w:val="008B58D5"/>
    <w:rsid w:val="008B6C01"/>
    <w:rsid w:val="008B6E5B"/>
    <w:rsid w:val="008B6F1E"/>
    <w:rsid w:val="008B7208"/>
    <w:rsid w:val="008C0DA0"/>
    <w:rsid w:val="008C12B4"/>
    <w:rsid w:val="008C1508"/>
    <w:rsid w:val="008C2468"/>
    <w:rsid w:val="008C3114"/>
    <w:rsid w:val="008C4AB7"/>
    <w:rsid w:val="008C4C91"/>
    <w:rsid w:val="008C4CA8"/>
    <w:rsid w:val="008C63D0"/>
    <w:rsid w:val="008C68B6"/>
    <w:rsid w:val="008C78C3"/>
    <w:rsid w:val="008D0D55"/>
    <w:rsid w:val="008D1904"/>
    <w:rsid w:val="008D23EA"/>
    <w:rsid w:val="008D268C"/>
    <w:rsid w:val="008D3F1D"/>
    <w:rsid w:val="008D44C1"/>
    <w:rsid w:val="008D523F"/>
    <w:rsid w:val="008D5C46"/>
    <w:rsid w:val="008D63E2"/>
    <w:rsid w:val="008D6515"/>
    <w:rsid w:val="008D670E"/>
    <w:rsid w:val="008D696A"/>
    <w:rsid w:val="008D70D2"/>
    <w:rsid w:val="008D711A"/>
    <w:rsid w:val="008E150C"/>
    <w:rsid w:val="008E1AFF"/>
    <w:rsid w:val="008E2584"/>
    <w:rsid w:val="008E2CF0"/>
    <w:rsid w:val="008E2D97"/>
    <w:rsid w:val="008E470C"/>
    <w:rsid w:val="008E5537"/>
    <w:rsid w:val="008E5C35"/>
    <w:rsid w:val="008E6387"/>
    <w:rsid w:val="008E779C"/>
    <w:rsid w:val="008E7E5D"/>
    <w:rsid w:val="008F0194"/>
    <w:rsid w:val="008F0386"/>
    <w:rsid w:val="008F1F71"/>
    <w:rsid w:val="008F2B02"/>
    <w:rsid w:val="008F2F73"/>
    <w:rsid w:val="008F39D0"/>
    <w:rsid w:val="008F6002"/>
    <w:rsid w:val="008F6956"/>
    <w:rsid w:val="008F718D"/>
    <w:rsid w:val="00900324"/>
    <w:rsid w:val="0090086E"/>
    <w:rsid w:val="009014CA"/>
    <w:rsid w:val="00901885"/>
    <w:rsid w:val="00901A0A"/>
    <w:rsid w:val="00902A47"/>
    <w:rsid w:val="009030D3"/>
    <w:rsid w:val="0090313D"/>
    <w:rsid w:val="00903165"/>
    <w:rsid w:val="009044A8"/>
    <w:rsid w:val="00905891"/>
    <w:rsid w:val="009066EA"/>
    <w:rsid w:val="00906E52"/>
    <w:rsid w:val="009077AE"/>
    <w:rsid w:val="00910C7E"/>
    <w:rsid w:val="009126D1"/>
    <w:rsid w:val="00912C62"/>
    <w:rsid w:val="00913325"/>
    <w:rsid w:val="00913B04"/>
    <w:rsid w:val="00916061"/>
    <w:rsid w:val="00916848"/>
    <w:rsid w:val="00921419"/>
    <w:rsid w:val="00922674"/>
    <w:rsid w:val="00923D49"/>
    <w:rsid w:val="00924323"/>
    <w:rsid w:val="0092575A"/>
    <w:rsid w:val="00925E26"/>
    <w:rsid w:val="00925EFB"/>
    <w:rsid w:val="00926867"/>
    <w:rsid w:val="00930DB6"/>
    <w:rsid w:val="00931190"/>
    <w:rsid w:val="009329EC"/>
    <w:rsid w:val="00932B88"/>
    <w:rsid w:val="0093310F"/>
    <w:rsid w:val="00933B86"/>
    <w:rsid w:val="00934227"/>
    <w:rsid w:val="009343EA"/>
    <w:rsid w:val="009350CB"/>
    <w:rsid w:val="009360A7"/>
    <w:rsid w:val="00937188"/>
    <w:rsid w:val="00937349"/>
    <w:rsid w:val="00940A1A"/>
    <w:rsid w:val="009419D1"/>
    <w:rsid w:val="00941BA5"/>
    <w:rsid w:val="00942542"/>
    <w:rsid w:val="009427BC"/>
    <w:rsid w:val="00942A75"/>
    <w:rsid w:val="0094331B"/>
    <w:rsid w:val="00944437"/>
    <w:rsid w:val="0094645C"/>
    <w:rsid w:val="00946F3B"/>
    <w:rsid w:val="00947B84"/>
    <w:rsid w:val="00947D23"/>
    <w:rsid w:val="00947D3C"/>
    <w:rsid w:val="00947FB1"/>
    <w:rsid w:val="0095029F"/>
    <w:rsid w:val="0095209F"/>
    <w:rsid w:val="009525DD"/>
    <w:rsid w:val="00952B0D"/>
    <w:rsid w:val="0095326A"/>
    <w:rsid w:val="00954D11"/>
    <w:rsid w:val="0095674C"/>
    <w:rsid w:val="00957881"/>
    <w:rsid w:val="00960ABB"/>
    <w:rsid w:val="00960D7E"/>
    <w:rsid w:val="00961320"/>
    <w:rsid w:val="00961615"/>
    <w:rsid w:val="0096509D"/>
    <w:rsid w:val="00966BCD"/>
    <w:rsid w:val="00966D4B"/>
    <w:rsid w:val="00966EF8"/>
    <w:rsid w:val="00967D20"/>
    <w:rsid w:val="0097008F"/>
    <w:rsid w:val="00970D28"/>
    <w:rsid w:val="0097290E"/>
    <w:rsid w:val="009748E1"/>
    <w:rsid w:val="00974A29"/>
    <w:rsid w:val="00974C04"/>
    <w:rsid w:val="009755A7"/>
    <w:rsid w:val="00976CE9"/>
    <w:rsid w:val="00981466"/>
    <w:rsid w:val="0098155E"/>
    <w:rsid w:val="00981E9A"/>
    <w:rsid w:val="00983735"/>
    <w:rsid w:val="00983AEF"/>
    <w:rsid w:val="00984641"/>
    <w:rsid w:val="0098480E"/>
    <w:rsid w:val="00985957"/>
    <w:rsid w:val="009859BC"/>
    <w:rsid w:val="009859D4"/>
    <w:rsid w:val="00986586"/>
    <w:rsid w:val="009865D5"/>
    <w:rsid w:val="009869A6"/>
    <w:rsid w:val="00986AD3"/>
    <w:rsid w:val="009873C7"/>
    <w:rsid w:val="00990439"/>
    <w:rsid w:val="00990C9B"/>
    <w:rsid w:val="00991054"/>
    <w:rsid w:val="00991C01"/>
    <w:rsid w:val="009923C4"/>
    <w:rsid w:val="00992485"/>
    <w:rsid w:val="00992765"/>
    <w:rsid w:val="009933E2"/>
    <w:rsid w:val="0099361E"/>
    <w:rsid w:val="00993A38"/>
    <w:rsid w:val="00993C12"/>
    <w:rsid w:val="00993F74"/>
    <w:rsid w:val="009942A7"/>
    <w:rsid w:val="009947DF"/>
    <w:rsid w:val="009950FC"/>
    <w:rsid w:val="009961D8"/>
    <w:rsid w:val="00996271"/>
    <w:rsid w:val="009966CC"/>
    <w:rsid w:val="00996E46"/>
    <w:rsid w:val="009A0169"/>
    <w:rsid w:val="009A030F"/>
    <w:rsid w:val="009A13D3"/>
    <w:rsid w:val="009A1F40"/>
    <w:rsid w:val="009A246A"/>
    <w:rsid w:val="009A2759"/>
    <w:rsid w:val="009A2FB8"/>
    <w:rsid w:val="009A3A4D"/>
    <w:rsid w:val="009A3B20"/>
    <w:rsid w:val="009A57AE"/>
    <w:rsid w:val="009A5891"/>
    <w:rsid w:val="009A5E1F"/>
    <w:rsid w:val="009A6A98"/>
    <w:rsid w:val="009A6D73"/>
    <w:rsid w:val="009A7551"/>
    <w:rsid w:val="009B0AF8"/>
    <w:rsid w:val="009B1930"/>
    <w:rsid w:val="009B43FE"/>
    <w:rsid w:val="009B44CC"/>
    <w:rsid w:val="009B4E00"/>
    <w:rsid w:val="009B52DB"/>
    <w:rsid w:val="009B5892"/>
    <w:rsid w:val="009B5DDA"/>
    <w:rsid w:val="009B70D6"/>
    <w:rsid w:val="009B74E5"/>
    <w:rsid w:val="009B76FE"/>
    <w:rsid w:val="009C0243"/>
    <w:rsid w:val="009C276F"/>
    <w:rsid w:val="009C39FC"/>
    <w:rsid w:val="009C3E9B"/>
    <w:rsid w:val="009C4C88"/>
    <w:rsid w:val="009C4D1F"/>
    <w:rsid w:val="009C4F57"/>
    <w:rsid w:val="009C5652"/>
    <w:rsid w:val="009C6D8A"/>
    <w:rsid w:val="009C790E"/>
    <w:rsid w:val="009C79C3"/>
    <w:rsid w:val="009D0D46"/>
    <w:rsid w:val="009D13F4"/>
    <w:rsid w:val="009D1E55"/>
    <w:rsid w:val="009D2177"/>
    <w:rsid w:val="009D273D"/>
    <w:rsid w:val="009D3B19"/>
    <w:rsid w:val="009D49DC"/>
    <w:rsid w:val="009D4CB2"/>
    <w:rsid w:val="009D5D79"/>
    <w:rsid w:val="009D62DD"/>
    <w:rsid w:val="009D72F1"/>
    <w:rsid w:val="009E02B1"/>
    <w:rsid w:val="009E0E6E"/>
    <w:rsid w:val="009E1784"/>
    <w:rsid w:val="009E1F8B"/>
    <w:rsid w:val="009E20D3"/>
    <w:rsid w:val="009E2751"/>
    <w:rsid w:val="009E2C86"/>
    <w:rsid w:val="009E300C"/>
    <w:rsid w:val="009E33DC"/>
    <w:rsid w:val="009E345D"/>
    <w:rsid w:val="009E3561"/>
    <w:rsid w:val="009E3664"/>
    <w:rsid w:val="009E3E48"/>
    <w:rsid w:val="009E434C"/>
    <w:rsid w:val="009E449B"/>
    <w:rsid w:val="009E69F5"/>
    <w:rsid w:val="009E7478"/>
    <w:rsid w:val="009E7A8D"/>
    <w:rsid w:val="009F0197"/>
    <w:rsid w:val="009F0B3C"/>
    <w:rsid w:val="009F21EA"/>
    <w:rsid w:val="009F2713"/>
    <w:rsid w:val="009F2BA3"/>
    <w:rsid w:val="009F2E9E"/>
    <w:rsid w:val="009F3270"/>
    <w:rsid w:val="009F3AD1"/>
    <w:rsid w:val="009F4832"/>
    <w:rsid w:val="009F518B"/>
    <w:rsid w:val="009F6CA1"/>
    <w:rsid w:val="009F6DDB"/>
    <w:rsid w:val="00A007E9"/>
    <w:rsid w:val="00A0091F"/>
    <w:rsid w:val="00A00977"/>
    <w:rsid w:val="00A01C16"/>
    <w:rsid w:val="00A03EE0"/>
    <w:rsid w:val="00A047D0"/>
    <w:rsid w:val="00A055A2"/>
    <w:rsid w:val="00A05A4D"/>
    <w:rsid w:val="00A05E8A"/>
    <w:rsid w:val="00A06478"/>
    <w:rsid w:val="00A06B08"/>
    <w:rsid w:val="00A0724A"/>
    <w:rsid w:val="00A07614"/>
    <w:rsid w:val="00A078BD"/>
    <w:rsid w:val="00A11C15"/>
    <w:rsid w:val="00A11C87"/>
    <w:rsid w:val="00A11FA0"/>
    <w:rsid w:val="00A120D1"/>
    <w:rsid w:val="00A12E51"/>
    <w:rsid w:val="00A142A8"/>
    <w:rsid w:val="00A14AA3"/>
    <w:rsid w:val="00A14DDC"/>
    <w:rsid w:val="00A154D0"/>
    <w:rsid w:val="00A155F4"/>
    <w:rsid w:val="00A155F8"/>
    <w:rsid w:val="00A15D39"/>
    <w:rsid w:val="00A16B6B"/>
    <w:rsid w:val="00A16E93"/>
    <w:rsid w:val="00A17505"/>
    <w:rsid w:val="00A2093C"/>
    <w:rsid w:val="00A235B7"/>
    <w:rsid w:val="00A238A1"/>
    <w:rsid w:val="00A24D98"/>
    <w:rsid w:val="00A251F5"/>
    <w:rsid w:val="00A27381"/>
    <w:rsid w:val="00A30AB9"/>
    <w:rsid w:val="00A31FDD"/>
    <w:rsid w:val="00A327A9"/>
    <w:rsid w:val="00A34C9D"/>
    <w:rsid w:val="00A350F7"/>
    <w:rsid w:val="00A354EA"/>
    <w:rsid w:val="00A35A97"/>
    <w:rsid w:val="00A36782"/>
    <w:rsid w:val="00A36B2E"/>
    <w:rsid w:val="00A376A4"/>
    <w:rsid w:val="00A404E6"/>
    <w:rsid w:val="00A41FAA"/>
    <w:rsid w:val="00A42840"/>
    <w:rsid w:val="00A441E1"/>
    <w:rsid w:val="00A445F8"/>
    <w:rsid w:val="00A44674"/>
    <w:rsid w:val="00A475AD"/>
    <w:rsid w:val="00A47E59"/>
    <w:rsid w:val="00A50B15"/>
    <w:rsid w:val="00A50BB2"/>
    <w:rsid w:val="00A50DD5"/>
    <w:rsid w:val="00A51682"/>
    <w:rsid w:val="00A51697"/>
    <w:rsid w:val="00A51C44"/>
    <w:rsid w:val="00A52FF0"/>
    <w:rsid w:val="00A53552"/>
    <w:rsid w:val="00A53D7E"/>
    <w:rsid w:val="00A53DD6"/>
    <w:rsid w:val="00A53ED2"/>
    <w:rsid w:val="00A54E0A"/>
    <w:rsid w:val="00A55FF8"/>
    <w:rsid w:val="00A60F7B"/>
    <w:rsid w:val="00A614F8"/>
    <w:rsid w:val="00A61B84"/>
    <w:rsid w:val="00A62A20"/>
    <w:rsid w:val="00A6324D"/>
    <w:rsid w:val="00A64333"/>
    <w:rsid w:val="00A64CEE"/>
    <w:rsid w:val="00A6591A"/>
    <w:rsid w:val="00A67635"/>
    <w:rsid w:val="00A67799"/>
    <w:rsid w:val="00A70347"/>
    <w:rsid w:val="00A70720"/>
    <w:rsid w:val="00A7080C"/>
    <w:rsid w:val="00A71879"/>
    <w:rsid w:val="00A71B0F"/>
    <w:rsid w:val="00A729E6"/>
    <w:rsid w:val="00A72DA8"/>
    <w:rsid w:val="00A7301C"/>
    <w:rsid w:val="00A731D6"/>
    <w:rsid w:val="00A74D0F"/>
    <w:rsid w:val="00A75749"/>
    <w:rsid w:val="00A75CE9"/>
    <w:rsid w:val="00A75D60"/>
    <w:rsid w:val="00A7617C"/>
    <w:rsid w:val="00A778C9"/>
    <w:rsid w:val="00A77DAC"/>
    <w:rsid w:val="00A84677"/>
    <w:rsid w:val="00A8565E"/>
    <w:rsid w:val="00A857B1"/>
    <w:rsid w:val="00A859F1"/>
    <w:rsid w:val="00A85CC1"/>
    <w:rsid w:val="00A85F92"/>
    <w:rsid w:val="00A86DB0"/>
    <w:rsid w:val="00A87A45"/>
    <w:rsid w:val="00A90560"/>
    <w:rsid w:val="00A909DF"/>
    <w:rsid w:val="00A91928"/>
    <w:rsid w:val="00A92B2D"/>
    <w:rsid w:val="00A92C3C"/>
    <w:rsid w:val="00A936EF"/>
    <w:rsid w:val="00A94772"/>
    <w:rsid w:val="00A94E7A"/>
    <w:rsid w:val="00A95650"/>
    <w:rsid w:val="00A9633F"/>
    <w:rsid w:val="00A965E3"/>
    <w:rsid w:val="00A96CAF"/>
    <w:rsid w:val="00A975C3"/>
    <w:rsid w:val="00AA1098"/>
    <w:rsid w:val="00AA15FF"/>
    <w:rsid w:val="00AA21E9"/>
    <w:rsid w:val="00AA4C67"/>
    <w:rsid w:val="00AA4D64"/>
    <w:rsid w:val="00AA4F6C"/>
    <w:rsid w:val="00AA5A2A"/>
    <w:rsid w:val="00AA6C8F"/>
    <w:rsid w:val="00AA7D24"/>
    <w:rsid w:val="00AB03A0"/>
    <w:rsid w:val="00AB04B0"/>
    <w:rsid w:val="00AB0B39"/>
    <w:rsid w:val="00AB1154"/>
    <w:rsid w:val="00AB280A"/>
    <w:rsid w:val="00AB2BC2"/>
    <w:rsid w:val="00AB2C1E"/>
    <w:rsid w:val="00AB30F4"/>
    <w:rsid w:val="00AB3A12"/>
    <w:rsid w:val="00AB3C7C"/>
    <w:rsid w:val="00AB4362"/>
    <w:rsid w:val="00AB4381"/>
    <w:rsid w:val="00AB4F8F"/>
    <w:rsid w:val="00AB589D"/>
    <w:rsid w:val="00AB5E3A"/>
    <w:rsid w:val="00AB71B6"/>
    <w:rsid w:val="00AB7BBD"/>
    <w:rsid w:val="00AC01B9"/>
    <w:rsid w:val="00AC0582"/>
    <w:rsid w:val="00AC2265"/>
    <w:rsid w:val="00AC2E48"/>
    <w:rsid w:val="00AC47E0"/>
    <w:rsid w:val="00AC54AE"/>
    <w:rsid w:val="00AC579D"/>
    <w:rsid w:val="00AC5E02"/>
    <w:rsid w:val="00AC626D"/>
    <w:rsid w:val="00AC7080"/>
    <w:rsid w:val="00AC738E"/>
    <w:rsid w:val="00AC7E59"/>
    <w:rsid w:val="00AD1303"/>
    <w:rsid w:val="00AD276D"/>
    <w:rsid w:val="00AD4A2A"/>
    <w:rsid w:val="00AD53F2"/>
    <w:rsid w:val="00AD5C38"/>
    <w:rsid w:val="00AD6218"/>
    <w:rsid w:val="00AD6C62"/>
    <w:rsid w:val="00AE0F98"/>
    <w:rsid w:val="00AE1234"/>
    <w:rsid w:val="00AE1444"/>
    <w:rsid w:val="00AE1673"/>
    <w:rsid w:val="00AE18BE"/>
    <w:rsid w:val="00AE1CD5"/>
    <w:rsid w:val="00AE2D76"/>
    <w:rsid w:val="00AE33FA"/>
    <w:rsid w:val="00AE5354"/>
    <w:rsid w:val="00AE6EFB"/>
    <w:rsid w:val="00AE7542"/>
    <w:rsid w:val="00AF15D3"/>
    <w:rsid w:val="00AF218A"/>
    <w:rsid w:val="00AF22F2"/>
    <w:rsid w:val="00AF28C3"/>
    <w:rsid w:val="00AF3F28"/>
    <w:rsid w:val="00AF5463"/>
    <w:rsid w:val="00AF5D06"/>
    <w:rsid w:val="00AF5D61"/>
    <w:rsid w:val="00AF6F74"/>
    <w:rsid w:val="00AF753D"/>
    <w:rsid w:val="00AF7C3C"/>
    <w:rsid w:val="00AF7E06"/>
    <w:rsid w:val="00B00383"/>
    <w:rsid w:val="00B003D0"/>
    <w:rsid w:val="00B00A41"/>
    <w:rsid w:val="00B01784"/>
    <w:rsid w:val="00B01A2B"/>
    <w:rsid w:val="00B026F7"/>
    <w:rsid w:val="00B02CF4"/>
    <w:rsid w:val="00B02E50"/>
    <w:rsid w:val="00B037FE"/>
    <w:rsid w:val="00B03804"/>
    <w:rsid w:val="00B0502F"/>
    <w:rsid w:val="00B05920"/>
    <w:rsid w:val="00B06832"/>
    <w:rsid w:val="00B06864"/>
    <w:rsid w:val="00B06AC1"/>
    <w:rsid w:val="00B072CD"/>
    <w:rsid w:val="00B0747A"/>
    <w:rsid w:val="00B107E8"/>
    <w:rsid w:val="00B10CCB"/>
    <w:rsid w:val="00B114DD"/>
    <w:rsid w:val="00B11511"/>
    <w:rsid w:val="00B11F73"/>
    <w:rsid w:val="00B1233E"/>
    <w:rsid w:val="00B12B3D"/>
    <w:rsid w:val="00B12BB9"/>
    <w:rsid w:val="00B1387E"/>
    <w:rsid w:val="00B14470"/>
    <w:rsid w:val="00B15390"/>
    <w:rsid w:val="00B15A23"/>
    <w:rsid w:val="00B16EFD"/>
    <w:rsid w:val="00B17947"/>
    <w:rsid w:val="00B17E25"/>
    <w:rsid w:val="00B20AB4"/>
    <w:rsid w:val="00B210AD"/>
    <w:rsid w:val="00B215BE"/>
    <w:rsid w:val="00B23A3A"/>
    <w:rsid w:val="00B24050"/>
    <w:rsid w:val="00B241FB"/>
    <w:rsid w:val="00B243F9"/>
    <w:rsid w:val="00B24D9E"/>
    <w:rsid w:val="00B25358"/>
    <w:rsid w:val="00B268EE"/>
    <w:rsid w:val="00B26B22"/>
    <w:rsid w:val="00B30F80"/>
    <w:rsid w:val="00B31F98"/>
    <w:rsid w:val="00B320DA"/>
    <w:rsid w:val="00B324D3"/>
    <w:rsid w:val="00B32A75"/>
    <w:rsid w:val="00B32A7A"/>
    <w:rsid w:val="00B33EBE"/>
    <w:rsid w:val="00B3473F"/>
    <w:rsid w:val="00B35233"/>
    <w:rsid w:val="00B354CE"/>
    <w:rsid w:val="00B35C7F"/>
    <w:rsid w:val="00B37A6D"/>
    <w:rsid w:val="00B409DE"/>
    <w:rsid w:val="00B40FED"/>
    <w:rsid w:val="00B41216"/>
    <w:rsid w:val="00B41DB2"/>
    <w:rsid w:val="00B4222C"/>
    <w:rsid w:val="00B426B3"/>
    <w:rsid w:val="00B42FB7"/>
    <w:rsid w:val="00B43576"/>
    <w:rsid w:val="00B464E1"/>
    <w:rsid w:val="00B46710"/>
    <w:rsid w:val="00B468E7"/>
    <w:rsid w:val="00B47268"/>
    <w:rsid w:val="00B500BD"/>
    <w:rsid w:val="00B51252"/>
    <w:rsid w:val="00B51761"/>
    <w:rsid w:val="00B522C5"/>
    <w:rsid w:val="00B52729"/>
    <w:rsid w:val="00B54E6A"/>
    <w:rsid w:val="00B55823"/>
    <w:rsid w:val="00B56FE1"/>
    <w:rsid w:val="00B57BBF"/>
    <w:rsid w:val="00B57C02"/>
    <w:rsid w:val="00B60416"/>
    <w:rsid w:val="00B6048F"/>
    <w:rsid w:val="00B6059C"/>
    <w:rsid w:val="00B609C3"/>
    <w:rsid w:val="00B61A1D"/>
    <w:rsid w:val="00B62718"/>
    <w:rsid w:val="00B62C32"/>
    <w:rsid w:val="00B62D72"/>
    <w:rsid w:val="00B64313"/>
    <w:rsid w:val="00B64BAC"/>
    <w:rsid w:val="00B65AEC"/>
    <w:rsid w:val="00B664F9"/>
    <w:rsid w:val="00B66A9D"/>
    <w:rsid w:val="00B703C6"/>
    <w:rsid w:val="00B710AC"/>
    <w:rsid w:val="00B72590"/>
    <w:rsid w:val="00B72836"/>
    <w:rsid w:val="00B73550"/>
    <w:rsid w:val="00B737B8"/>
    <w:rsid w:val="00B73D2E"/>
    <w:rsid w:val="00B73F64"/>
    <w:rsid w:val="00B74053"/>
    <w:rsid w:val="00B75026"/>
    <w:rsid w:val="00B754BE"/>
    <w:rsid w:val="00B75D24"/>
    <w:rsid w:val="00B80B80"/>
    <w:rsid w:val="00B829BE"/>
    <w:rsid w:val="00B829C8"/>
    <w:rsid w:val="00B832B3"/>
    <w:rsid w:val="00B84140"/>
    <w:rsid w:val="00B855F7"/>
    <w:rsid w:val="00B855FC"/>
    <w:rsid w:val="00B85AC9"/>
    <w:rsid w:val="00B85B4D"/>
    <w:rsid w:val="00B8636F"/>
    <w:rsid w:val="00B86439"/>
    <w:rsid w:val="00B91269"/>
    <w:rsid w:val="00B9372B"/>
    <w:rsid w:val="00B9389D"/>
    <w:rsid w:val="00B9519D"/>
    <w:rsid w:val="00B95764"/>
    <w:rsid w:val="00B964E0"/>
    <w:rsid w:val="00B967AE"/>
    <w:rsid w:val="00B967DE"/>
    <w:rsid w:val="00B97824"/>
    <w:rsid w:val="00BA0E2C"/>
    <w:rsid w:val="00BA0F70"/>
    <w:rsid w:val="00BA1711"/>
    <w:rsid w:val="00BA21B6"/>
    <w:rsid w:val="00BA21F9"/>
    <w:rsid w:val="00BA34DD"/>
    <w:rsid w:val="00BA3B89"/>
    <w:rsid w:val="00BA3E3F"/>
    <w:rsid w:val="00BA4821"/>
    <w:rsid w:val="00BB0C7A"/>
    <w:rsid w:val="00BB1793"/>
    <w:rsid w:val="00BB1DE0"/>
    <w:rsid w:val="00BB1EF4"/>
    <w:rsid w:val="00BB243B"/>
    <w:rsid w:val="00BB27AC"/>
    <w:rsid w:val="00BB4182"/>
    <w:rsid w:val="00BB4873"/>
    <w:rsid w:val="00BB5A2D"/>
    <w:rsid w:val="00BB6940"/>
    <w:rsid w:val="00BC01F3"/>
    <w:rsid w:val="00BC1090"/>
    <w:rsid w:val="00BC3777"/>
    <w:rsid w:val="00BC4DAB"/>
    <w:rsid w:val="00BC623A"/>
    <w:rsid w:val="00BC66D8"/>
    <w:rsid w:val="00BC69ED"/>
    <w:rsid w:val="00BC767D"/>
    <w:rsid w:val="00BC7A8B"/>
    <w:rsid w:val="00BD14DE"/>
    <w:rsid w:val="00BD2210"/>
    <w:rsid w:val="00BD399C"/>
    <w:rsid w:val="00BD4C68"/>
    <w:rsid w:val="00BD62A9"/>
    <w:rsid w:val="00BD71E7"/>
    <w:rsid w:val="00BD7473"/>
    <w:rsid w:val="00BD79CE"/>
    <w:rsid w:val="00BE03EF"/>
    <w:rsid w:val="00BE1346"/>
    <w:rsid w:val="00BE1D7C"/>
    <w:rsid w:val="00BE341A"/>
    <w:rsid w:val="00BE353D"/>
    <w:rsid w:val="00BE44ED"/>
    <w:rsid w:val="00BE4895"/>
    <w:rsid w:val="00BE4AE0"/>
    <w:rsid w:val="00BE5735"/>
    <w:rsid w:val="00BE5D6A"/>
    <w:rsid w:val="00BE757F"/>
    <w:rsid w:val="00BE7A8E"/>
    <w:rsid w:val="00BE7F35"/>
    <w:rsid w:val="00BF02E1"/>
    <w:rsid w:val="00BF05E8"/>
    <w:rsid w:val="00BF06F3"/>
    <w:rsid w:val="00BF0A2A"/>
    <w:rsid w:val="00BF374B"/>
    <w:rsid w:val="00BF5159"/>
    <w:rsid w:val="00BF5903"/>
    <w:rsid w:val="00BF7A2D"/>
    <w:rsid w:val="00BF7C12"/>
    <w:rsid w:val="00BF7C16"/>
    <w:rsid w:val="00C00158"/>
    <w:rsid w:val="00C0099A"/>
    <w:rsid w:val="00C0127D"/>
    <w:rsid w:val="00C02C85"/>
    <w:rsid w:val="00C03581"/>
    <w:rsid w:val="00C037A7"/>
    <w:rsid w:val="00C03E86"/>
    <w:rsid w:val="00C042CC"/>
    <w:rsid w:val="00C04538"/>
    <w:rsid w:val="00C050A2"/>
    <w:rsid w:val="00C052F7"/>
    <w:rsid w:val="00C054E3"/>
    <w:rsid w:val="00C06D41"/>
    <w:rsid w:val="00C06F61"/>
    <w:rsid w:val="00C070E8"/>
    <w:rsid w:val="00C07518"/>
    <w:rsid w:val="00C07D8D"/>
    <w:rsid w:val="00C1068E"/>
    <w:rsid w:val="00C11207"/>
    <w:rsid w:val="00C1172F"/>
    <w:rsid w:val="00C1186C"/>
    <w:rsid w:val="00C11A6D"/>
    <w:rsid w:val="00C14AA1"/>
    <w:rsid w:val="00C14C7C"/>
    <w:rsid w:val="00C15DFD"/>
    <w:rsid w:val="00C16789"/>
    <w:rsid w:val="00C170A3"/>
    <w:rsid w:val="00C17404"/>
    <w:rsid w:val="00C1760C"/>
    <w:rsid w:val="00C17AA6"/>
    <w:rsid w:val="00C2008D"/>
    <w:rsid w:val="00C2051C"/>
    <w:rsid w:val="00C2259B"/>
    <w:rsid w:val="00C22973"/>
    <w:rsid w:val="00C22BAE"/>
    <w:rsid w:val="00C22BBE"/>
    <w:rsid w:val="00C232C3"/>
    <w:rsid w:val="00C23A48"/>
    <w:rsid w:val="00C24959"/>
    <w:rsid w:val="00C252CD"/>
    <w:rsid w:val="00C25451"/>
    <w:rsid w:val="00C25F99"/>
    <w:rsid w:val="00C26592"/>
    <w:rsid w:val="00C27100"/>
    <w:rsid w:val="00C30140"/>
    <w:rsid w:val="00C326D3"/>
    <w:rsid w:val="00C32A23"/>
    <w:rsid w:val="00C32C2B"/>
    <w:rsid w:val="00C332EE"/>
    <w:rsid w:val="00C34363"/>
    <w:rsid w:val="00C35A2F"/>
    <w:rsid w:val="00C36130"/>
    <w:rsid w:val="00C3642B"/>
    <w:rsid w:val="00C36FFE"/>
    <w:rsid w:val="00C40541"/>
    <w:rsid w:val="00C40A08"/>
    <w:rsid w:val="00C41A08"/>
    <w:rsid w:val="00C42021"/>
    <w:rsid w:val="00C42848"/>
    <w:rsid w:val="00C42B22"/>
    <w:rsid w:val="00C5197D"/>
    <w:rsid w:val="00C523B7"/>
    <w:rsid w:val="00C52A23"/>
    <w:rsid w:val="00C53B74"/>
    <w:rsid w:val="00C53F4D"/>
    <w:rsid w:val="00C54105"/>
    <w:rsid w:val="00C54272"/>
    <w:rsid w:val="00C54ADF"/>
    <w:rsid w:val="00C552FE"/>
    <w:rsid w:val="00C572C3"/>
    <w:rsid w:val="00C608C4"/>
    <w:rsid w:val="00C61095"/>
    <w:rsid w:val="00C61426"/>
    <w:rsid w:val="00C61EE7"/>
    <w:rsid w:val="00C62A10"/>
    <w:rsid w:val="00C62D73"/>
    <w:rsid w:val="00C62E12"/>
    <w:rsid w:val="00C632C3"/>
    <w:rsid w:val="00C638E7"/>
    <w:rsid w:val="00C63F73"/>
    <w:rsid w:val="00C641EF"/>
    <w:rsid w:val="00C64330"/>
    <w:rsid w:val="00C643FE"/>
    <w:rsid w:val="00C65AF6"/>
    <w:rsid w:val="00C6629D"/>
    <w:rsid w:val="00C66637"/>
    <w:rsid w:val="00C66DF0"/>
    <w:rsid w:val="00C71AF8"/>
    <w:rsid w:val="00C722D5"/>
    <w:rsid w:val="00C733FC"/>
    <w:rsid w:val="00C74426"/>
    <w:rsid w:val="00C74488"/>
    <w:rsid w:val="00C75FBB"/>
    <w:rsid w:val="00C76B0B"/>
    <w:rsid w:val="00C76B60"/>
    <w:rsid w:val="00C77680"/>
    <w:rsid w:val="00C77DB2"/>
    <w:rsid w:val="00C820CF"/>
    <w:rsid w:val="00C82114"/>
    <w:rsid w:val="00C82134"/>
    <w:rsid w:val="00C828C9"/>
    <w:rsid w:val="00C84180"/>
    <w:rsid w:val="00C85290"/>
    <w:rsid w:val="00C85CA6"/>
    <w:rsid w:val="00C86166"/>
    <w:rsid w:val="00C862F3"/>
    <w:rsid w:val="00C8774B"/>
    <w:rsid w:val="00C878DE"/>
    <w:rsid w:val="00C90892"/>
    <w:rsid w:val="00C91F74"/>
    <w:rsid w:val="00C92351"/>
    <w:rsid w:val="00C92AD2"/>
    <w:rsid w:val="00C93073"/>
    <w:rsid w:val="00C93570"/>
    <w:rsid w:val="00C93909"/>
    <w:rsid w:val="00C967C8"/>
    <w:rsid w:val="00C96C7C"/>
    <w:rsid w:val="00CA02F9"/>
    <w:rsid w:val="00CA042A"/>
    <w:rsid w:val="00CA0809"/>
    <w:rsid w:val="00CA0F9E"/>
    <w:rsid w:val="00CA1146"/>
    <w:rsid w:val="00CA14E2"/>
    <w:rsid w:val="00CA1568"/>
    <w:rsid w:val="00CA19D4"/>
    <w:rsid w:val="00CA40CB"/>
    <w:rsid w:val="00CA4347"/>
    <w:rsid w:val="00CA4661"/>
    <w:rsid w:val="00CA54FA"/>
    <w:rsid w:val="00CA6387"/>
    <w:rsid w:val="00CA70A5"/>
    <w:rsid w:val="00CA7A45"/>
    <w:rsid w:val="00CA7F1B"/>
    <w:rsid w:val="00CB03F3"/>
    <w:rsid w:val="00CB0EF3"/>
    <w:rsid w:val="00CB120B"/>
    <w:rsid w:val="00CB1348"/>
    <w:rsid w:val="00CB184A"/>
    <w:rsid w:val="00CB2009"/>
    <w:rsid w:val="00CB2B69"/>
    <w:rsid w:val="00CB2CDD"/>
    <w:rsid w:val="00CB3E98"/>
    <w:rsid w:val="00CB4418"/>
    <w:rsid w:val="00CB46DC"/>
    <w:rsid w:val="00CB4B16"/>
    <w:rsid w:val="00CB562E"/>
    <w:rsid w:val="00CB565B"/>
    <w:rsid w:val="00CB5FA2"/>
    <w:rsid w:val="00CB653D"/>
    <w:rsid w:val="00CB66BB"/>
    <w:rsid w:val="00CB6F8A"/>
    <w:rsid w:val="00CB750B"/>
    <w:rsid w:val="00CB766B"/>
    <w:rsid w:val="00CB7EC6"/>
    <w:rsid w:val="00CC000B"/>
    <w:rsid w:val="00CC0C59"/>
    <w:rsid w:val="00CC0C62"/>
    <w:rsid w:val="00CC0DBE"/>
    <w:rsid w:val="00CC13D4"/>
    <w:rsid w:val="00CC24D4"/>
    <w:rsid w:val="00CC3009"/>
    <w:rsid w:val="00CC45C5"/>
    <w:rsid w:val="00CC48CB"/>
    <w:rsid w:val="00CC64A2"/>
    <w:rsid w:val="00CC65E6"/>
    <w:rsid w:val="00CC67C4"/>
    <w:rsid w:val="00CC729E"/>
    <w:rsid w:val="00CC7B40"/>
    <w:rsid w:val="00CD049C"/>
    <w:rsid w:val="00CD06B6"/>
    <w:rsid w:val="00CD0B60"/>
    <w:rsid w:val="00CD0CD4"/>
    <w:rsid w:val="00CD2BA4"/>
    <w:rsid w:val="00CD2C0D"/>
    <w:rsid w:val="00CD3724"/>
    <w:rsid w:val="00CD3EBC"/>
    <w:rsid w:val="00CD411B"/>
    <w:rsid w:val="00CD48EC"/>
    <w:rsid w:val="00CD6032"/>
    <w:rsid w:val="00CE01A1"/>
    <w:rsid w:val="00CE10A2"/>
    <w:rsid w:val="00CE1837"/>
    <w:rsid w:val="00CE23C6"/>
    <w:rsid w:val="00CE2619"/>
    <w:rsid w:val="00CE28CF"/>
    <w:rsid w:val="00CE4441"/>
    <w:rsid w:val="00CE4EB8"/>
    <w:rsid w:val="00CE5C69"/>
    <w:rsid w:val="00CE6019"/>
    <w:rsid w:val="00CE7050"/>
    <w:rsid w:val="00CE7928"/>
    <w:rsid w:val="00CE7F01"/>
    <w:rsid w:val="00CF0C81"/>
    <w:rsid w:val="00CF0E69"/>
    <w:rsid w:val="00CF2482"/>
    <w:rsid w:val="00CF2ECC"/>
    <w:rsid w:val="00CF4E71"/>
    <w:rsid w:val="00CF7184"/>
    <w:rsid w:val="00CF7362"/>
    <w:rsid w:val="00D00324"/>
    <w:rsid w:val="00D01063"/>
    <w:rsid w:val="00D0322A"/>
    <w:rsid w:val="00D03FCD"/>
    <w:rsid w:val="00D04E50"/>
    <w:rsid w:val="00D062BA"/>
    <w:rsid w:val="00D06DED"/>
    <w:rsid w:val="00D06F0A"/>
    <w:rsid w:val="00D10295"/>
    <w:rsid w:val="00D11A2C"/>
    <w:rsid w:val="00D11F39"/>
    <w:rsid w:val="00D1218A"/>
    <w:rsid w:val="00D12373"/>
    <w:rsid w:val="00D1299B"/>
    <w:rsid w:val="00D13516"/>
    <w:rsid w:val="00D163AC"/>
    <w:rsid w:val="00D17AC3"/>
    <w:rsid w:val="00D17AFD"/>
    <w:rsid w:val="00D17F0F"/>
    <w:rsid w:val="00D20D1B"/>
    <w:rsid w:val="00D21072"/>
    <w:rsid w:val="00D22372"/>
    <w:rsid w:val="00D22BAF"/>
    <w:rsid w:val="00D23382"/>
    <w:rsid w:val="00D23463"/>
    <w:rsid w:val="00D234ED"/>
    <w:rsid w:val="00D235F9"/>
    <w:rsid w:val="00D23E85"/>
    <w:rsid w:val="00D24742"/>
    <w:rsid w:val="00D24C40"/>
    <w:rsid w:val="00D27094"/>
    <w:rsid w:val="00D275BD"/>
    <w:rsid w:val="00D301D1"/>
    <w:rsid w:val="00D3054E"/>
    <w:rsid w:val="00D3227B"/>
    <w:rsid w:val="00D32A5E"/>
    <w:rsid w:val="00D337F7"/>
    <w:rsid w:val="00D33ACC"/>
    <w:rsid w:val="00D34023"/>
    <w:rsid w:val="00D34F31"/>
    <w:rsid w:val="00D35E39"/>
    <w:rsid w:val="00D36BCA"/>
    <w:rsid w:val="00D37700"/>
    <w:rsid w:val="00D40041"/>
    <w:rsid w:val="00D4140D"/>
    <w:rsid w:val="00D41F88"/>
    <w:rsid w:val="00D41F90"/>
    <w:rsid w:val="00D4292A"/>
    <w:rsid w:val="00D434CC"/>
    <w:rsid w:val="00D45A27"/>
    <w:rsid w:val="00D46630"/>
    <w:rsid w:val="00D47F75"/>
    <w:rsid w:val="00D50C06"/>
    <w:rsid w:val="00D51245"/>
    <w:rsid w:val="00D51B7F"/>
    <w:rsid w:val="00D52A10"/>
    <w:rsid w:val="00D53B94"/>
    <w:rsid w:val="00D54C48"/>
    <w:rsid w:val="00D552DE"/>
    <w:rsid w:val="00D55D30"/>
    <w:rsid w:val="00D56404"/>
    <w:rsid w:val="00D57296"/>
    <w:rsid w:val="00D5747E"/>
    <w:rsid w:val="00D57C99"/>
    <w:rsid w:val="00D60570"/>
    <w:rsid w:val="00D610D4"/>
    <w:rsid w:val="00D62FD8"/>
    <w:rsid w:val="00D63A2D"/>
    <w:rsid w:val="00D63BB2"/>
    <w:rsid w:val="00D64FED"/>
    <w:rsid w:val="00D67011"/>
    <w:rsid w:val="00D6723F"/>
    <w:rsid w:val="00D67404"/>
    <w:rsid w:val="00D71168"/>
    <w:rsid w:val="00D71899"/>
    <w:rsid w:val="00D7220B"/>
    <w:rsid w:val="00D723ED"/>
    <w:rsid w:val="00D72BB9"/>
    <w:rsid w:val="00D72CF4"/>
    <w:rsid w:val="00D73F8F"/>
    <w:rsid w:val="00D75952"/>
    <w:rsid w:val="00D7612A"/>
    <w:rsid w:val="00D76253"/>
    <w:rsid w:val="00D7703D"/>
    <w:rsid w:val="00D77669"/>
    <w:rsid w:val="00D81F92"/>
    <w:rsid w:val="00D8209E"/>
    <w:rsid w:val="00D832D7"/>
    <w:rsid w:val="00D84307"/>
    <w:rsid w:val="00D858A3"/>
    <w:rsid w:val="00D864F3"/>
    <w:rsid w:val="00D86E77"/>
    <w:rsid w:val="00D8748D"/>
    <w:rsid w:val="00D876A6"/>
    <w:rsid w:val="00D90C40"/>
    <w:rsid w:val="00D90D40"/>
    <w:rsid w:val="00D91334"/>
    <w:rsid w:val="00D91D17"/>
    <w:rsid w:val="00D9246E"/>
    <w:rsid w:val="00D9255C"/>
    <w:rsid w:val="00D93B11"/>
    <w:rsid w:val="00D93E1B"/>
    <w:rsid w:val="00D952AC"/>
    <w:rsid w:val="00D95CD7"/>
    <w:rsid w:val="00D95E49"/>
    <w:rsid w:val="00D96527"/>
    <w:rsid w:val="00D965BF"/>
    <w:rsid w:val="00D967F5"/>
    <w:rsid w:val="00D97194"/>
    <w:rsid w:val="00D97D85"/>
    <w:rsid w:val="00D97DB9"/>
    <w:rsid w:val="00D97E08"/>
    <w:rsid w:val="00DA11B8"/>
    <w:rsid w:val="00DA1542"/>
    <w:rsid w:val="00DA1F76"/>
    <w:rsid w:val="00DA28A4"/>
    <w:rsid w:val="00DA4B6D"/>
    <w:rsid w:val="00DA4C31"/>
    <w:rsid w:val="00DA534E"/>
    <w:rsid w:val="00DA5422"/>
    <w:rsid w:val="00DA6026"/>
    <w:rsid w:val="00DA61A0"/>
    <w:rsid w:val="00DA6927"/>
    <w:rsid w:val="00DB007B"/>
    <w:rsid w:val="00DB0510"/>
    <w:rsid w:val="00DB0A2B"/>
    <w:rsid w:val="00DB0B29"/>
    <w:rsid w:val="00DB121D"/>
    <w:rsid w:val="00DB15F5"/>
    <w:rsid w:val="00DB1689"/>
    <w:rsid w:val="00DB1CD5"/>
    <w:rsid w:val="00DB351F"/>
    <w:rsid w:val="00DB426A"/>
    <w:rsid w:val="00DB5AED"/>
    <w:rsid w:val="00DB5EAA"/>
    <w:rsid w:val="00DB6096"/>
    <w:rsid w:val="00DB6623"/>
    <w:rsid w:val="00DB6B57"/>
    <w:rsid w:val="00DB6BF6"/>
    <w:rsid w:val="00DB7013"/>
    <w:rsid w:val="00DB7630"/>
    <w:rsid w:val="00DB7DAE"/>
    <w:rsid w:val="00DB7F33"/>
    <w:rsid w:val="00DC0170"/>
    <w:rsid w:val="00DC0791"/>
    <w:rsid w:val="00DC17BB"/>
    <w:rsid w:val="00DC17CA"/>
    <w:rsid w:val="00DC2B26"/>
    <w:rsid w:val="00DC3343"/>
    <w:rsid w:val="00DC378A"/>
    <w:rsid w:val="00DC5465"/>
    <w:rsid w:val="00DC592E"/>
    <w:rsid w:val="00DC685F"/>
    <w:rsid w:val="00DC6CDA"/>
    <w:rsid w:val="00DC6D2D"/>
    <w:rsid w:val="00DC7480"/>
    <w:rsid w:val="00DC7877"/>
    <w:rsid w:val="00DD0616"/>
    <w:rsid w:val="00DD0B2C"/>
    <w:rsid w:val="00DD1AEB"/>
    <w:rsid w:val="00DD1FA6"/>
    <w:rsid w:val="00DD24F4"/>
    <w:rsid w:val="00DD3FEA"/>
    <w:rsid w:val="00DD6878"/>
    <w:rsid w:val="00DD6A79"/>
    <w:rsid w:val="00DD6F14"/>
    <w:rsid w:val="00DD73C9"/>
    <w:rsid w:val="00DE040E"/>
    <w:rsid w:val="00DE28DA"/>
    <w:rsid w:val="00DE2D9C"/>
    <w:rsid w:val="00DE3C52"/>
    <w:rsid w:val="00DE4BDB"/>
    <w:rsid w:val="00DE4C35"/>
    <w:rsid w:val="00DE544C"/>
    <w:rsid w:val="00DE5B33"/>
    <w:rsid w:val="00DE74B8"/>
    <w:rsid w:val="00DF0599"/>
    <w:rsid w:val="00DF09E2"/>
    <w:rsid w:val="00DF0CD9"/>
    <w:rsid w:val="00DF0DE6"/>
    <w:rsid w:val="00DF0EAA"/>
    <w:rsid w:val="00DF2C9D"/>
    <w:rsid w:val="00DF2F63"/>
    <w:rsid w:val="00DF3991"/>
    <w:rsid w:val="00DF3A4C"/>
    <w:rsid w:val="00DF4067"/>
    <w:rsid w:val="00DF53D0"/>
    <w:rsid w:val="00DF563A"/>
    <w:rsid w:val="00DF590D"/>
    <w:rsid w:val="00DF632D"/>
    <w:rsid w:val="00DF66D3"/>
    <w:rsid w:val="00DF6FA9"/>
    <w:rsid w:val="00DF7DFA"/>
    <w:rsid w:val="00E016F4"/>
    <w:rsid w:val="00E01918"/>
    <w:rsid w:val="00E01C1C"/>
    <w:rsid w:val="00E020E7"/>
    <w:rsid w:val="00E03B49"/>
    <w:rsid w:val="00E04A5E"/>
    <w:rsid w:val="00E0538C"/>
    <w:rsid w:val="00E061EB"/>
    <w:rsid w:val="00E06931"/>
    <w:rsid w:val="00E06B30"/>
    <w:rsid w:val="00E06DD0"/>
    <w:rsid w:val="00E07AD9"/>
    <w:rsid w:val="00E07F57"/>
    <w:rsid w:val="00E11DF6"/>
    <w:rsid w:val="00E121D8"/>
    <w:rsid w:val="00E12C01"/>
    <w:rsid w:val="00E12D46"/>
    <w:rsid w:val="00E13FD4"/>
    <w:rsid w:val="00E1560E"/>
    <w:rsid w:val="00E16192"/>
    <w:rsid w:val="00E164FE"/>
    <w:rsid w:val="00E167DF"/>
    <w:rsid w:val="00E16D9F"/>
    <w:rsid w:val="00E20DD7"/>
    <w:rsid w:val="00E211ED"/>
    <w:rsid w:val="00E22410"/>
    <w:rsid w:val="00E22628"/>
    <w:rsid w:val="00E22C15"/>
    <w:rsid w:val="00E23F31"/>
    <w:rsid w:val="00E2439B"/>
    <w:rsid w:val="00E25628"/>
    <w:rsid w:val="00E26FB9"/>
    <w:rsid w:val="00E27F6D"/>
    <w:rsid w:val="00E30286"/>
    <w:rsid w:val="00E30D89"/>
    <w:rsid w:val="00E3209E"/>
    <w:rsid w:val="00E326E3"/>
    <w:rsid w:val="00E32A98"/>
    <w:rsid w:val="00E32B6B"/>
    <w:rsid w:val="00E32FC8"/>
    <w:rsid w:val="00E33D93"/>
    <w:rsid w:val="00E34D49"/>
    <w:rsid w:val="00E3527B"/>
    <w:rsid w:val="00E365F6"/>
    <w:rsid w:val="00E3679D"/>
    <w:rsid w:val="00E37175"/>
    <w:rsid w:val="00E3744D"/>
    <w:rsid w:val="00E37619"/>
    <w:rsid w:val="00E40413"/>
    <w:rsid w:val="00E417B1"/>
    <w:rsid w:val="00E41BDA"/>
    <w:rsid w:val="00E41D8F"/>
    <w:rsid w:val="00E42315"/>
    <w:rsid w:val="00E43334"/>
    <w:rsid w:val="00E4369E"/>
    <w:rsid w:val="00E4376E"/>
    <w:rsid w:val="00E43EE7"/>
    <w:rsid w:val="00E45587"/>
    <w:rsid w:val="00E4577E"/>
    <w:rsid w:val="00E45A16"/>
    <w:rsid w:val="00E46403"/>
    <w:rsid w:val="00E466B6"/>
    <w:rsid w:val="00E46FE2"/>
    <w:rsid w:val="00E5054B"/>
    <w:rsid w:val="00E50834"/>
    <w:rsid w:val="00E52A54"/>
    <w:rsid w:val="00E53080"/>
    <w:rsid w:val="00E53408"/>
    <w:rsid w:val="00E53DB7"/>
    <w:rsid w:val="00E53DFA"/>
    <w:rsid w:val="00E5402B"/>
    <w:rsid w:val="00E550DB"/>
    <w:rsid w:val="00E55DB6"/>
    <w:rsid w:val="00E55E5A"/>
    <w:rsid w:val="00E56FD6"/>
    <w:rsid w:val="00E605F5"/>
    <w:rsid w:val="00E60CA8"/>
    <w:rsid w:val="00E60D86"/>
    <w:rsid w:val="00E61052"/>
    <w:rsid w:val="00E617EE"/>
    <w:rsid w:val="00E6367F"/>
    <w:rsid w:val="00E63E64"/>
    <w:rsid w:val="00E64AD8"/>
    <w:rsid w:val="00E64E0C"/>
    <w:rsid w:val="00E65564"/>
    <w:rsid w:val="00E65978"/>
    <w:rsid w:val="00E65ACF"/>
    <w:rsid w:val="00E66ADA"/>
    <w:rsid w:val="00E70649"/>
    <w:rsid w:val="00E70DB2"/>
    <w:rsid w:val="00E71A4A"/>
    <w:rsid w:val="00E72D61"/>
    <w:rsid w:val="00E73107"/>
    <w:rsid w:val="00E73393"/>
    <w:rsid w:val="00E73A87"/>
    <w:rsid w:val="00E73F0E"/>
    <w:rsid w:val="00E7413E"/>
    <w:rsid w:val="00E758B2"/>
    <w:rsid w:val="00E75D51"/>
    <w:rsid w:val="00E77499"/>
    <w:rsid w:val="00E8037D"/>
    <w:rsid w:val="00E80422"/>
    <w:rsid w:val="00E80561"/>
    <w:rsid w:val="00E81EE5"/>
    <w:rsid w:val="00E82251"/>
    <w:rsid w:val="00E826E0"/>
    <w:rsid w:val="00E82BD0"/>
    <w:rsid w:val="00E84B27"/>
    <w:rsid w:val="00E84E4F"/>
    <w:rsid w:val="00E85764"/>
    <w:rsid w:val="00E8637A"/>
    <w:rsid w:val="00E869D2"/>
    <w:rsid w:val="00E8756A"/>
    <w:rsid w:val="00E90344"/>
    <w:rsid w:val="00E90836"/>
    <w:rsid w:val="00E9219F"/>
    <w:rsid w:val="00E931F1"/>
    <w:rsid w:val="00E93278"/>
    <w:rsid w:val="00E935B7"/>
    <w:rsid w:val="00E94F58"/>
    <w:rsid w:val="00E95DB5"/>
    <w:rsid w:val="00E97039"/>
    <w:rsid w:val="00E974FD"/>
    <w:rsid w:val="00E976CF"/>
    <w:rsid w:val="00E97BCB"/>
    <w:rsid w:val="00EA28D2"/>
    <w:rsid w:val="00EA3250"/>
    <w:rsid w:val="00EA35B2"/>
    <w:rsid w:val="00EA3AEE"/>
    <w:rsid w:val="00EA4AF7"/>
    <w:rsid w:val="00EA5DCC"/>
    <w:rsid w:val="00EA6E27"/>
    <w:rsid w:val="00EA772E"/>
    <w:rsid w:val="00EA7E43"/>
    <w:rsid w:val="00EB0031"/>
    <w:rsid w:val="00EB0EAE"/>
    <w:rsid w:val="00EB2001"/>
    <w:rsid w:val="00EB2A3A"/>
    <w:rsid w:val="00EB2F12"/>
    <w:rsid w:val="00EB4BBE"/>
    <w:rsid w:val="00EB4E5C"/>
    <w:rsid w:val="00EB55EE"/>
    <w:rsid w:val="00EB6874"/>
    <w:rsid w:val="00EB7364"/>
    <w:rsid w:val="00EB7890"/>
    <w:rsid w:val="00EB7DBD"/>
    <w:rsid w:val="00EC0949"/>
    <w:rsid w:val="00EC141F"/>
    <w:rsid w:val="00EC2CBD"/>
    <w:rsid w:val="00EC2D66"/>
    <w:rsid w:val="00EC361C"/>
    <w:rsid w:val="00EC3AB4"/>
    <w:rsid w:val="00EC3F0E"/>
    <w:rsid w:val="00EC500B"/>
    <w:rsid w:val="00EC5F21"/>
    <w:rsid w:val="00EC5FD6"/>
    <w:rsid w:val="00EC6106"/>
    <w:rsid w:val="00EC7895"/>
    <w:rsid w:val="00EC7FC7"/>
    <w:rsid w:val="00ED19FA"/>
    <w:rsid w:val="00ED31C7"/>
    <w:rsid w:val="00ED438F"/>
    <w:rsid w:val="00ED4A32"/>
    <w:rsid w:val="00ED52E9"/>
    <w:rsid w:val="00ED684A"/>
    <w:rsid w:val="00ED6B81"/>
    <w:rsid w:val="00ED6CD3"/>
    <w:rsid w:val="00ED71D9"/>
    <w:rsid w:val="00ED727C"/>
    <w:rsid w:val="00EE04CE"/>
    <w:rsid w:val="00EE135D"/>
    <w:rsid w:val="00EE1AB4"/>
    <w:rsid w:val="00EE261E"/>
    <w:rsid w:val="00EE30FA"/>
    <w:rsid w:val="00EE509E"/>
    <w:rsid w:val="00EE531D"/>
    <w:rsid w:val="00EE5411"/>
    <w:rsid w:val="00EE5D16"/>
    <w:rsid w:val="00EE67AF"/>
    <w:rsid w:val="00EE756F"/>
    <w:rsid w:val="00EE75FC"/>
    <w:rsid w:val="00EF0379"/>
    <w:rsid w:val="00EF05F3"/>
    <w:rsid w:val="00EF0DB9"/>
    <w:rsid w:val="00EF1688"/>
    <w:rsid w:val="00EF2773"/>
    <w:rsid w:val="00EF2A28"/>
    <w:rsid w:val="00EF30E5"/>
    <w:rsid w:val="00EF3D8E"/>
    <w:rsid w:val="00EF4125"/>
    <w:rsid w:val="00EF464F"/>
    <w:rsid w:val="00EF5589"/>
    <w:rsid w:val="00EF7629"/>
    <w:rsid w:val="00F01A37"/>
    <w:rsid w:val="00F033CF"/>
    <w:rsid w:val="00F03CC7"/>
    <w:rsid w:val="00F03FAC"/>
    <w:rsid w:val="00F04127"/>
    <w:rsid w:val="00F06A8C"/>
    <w:rsid w:val="00F073AF"/>
    <w:rsid w:val="00F074A8"/>
    <w:rsid w:val="00F07E89"/>
    <w:rsid w:val="00F10746"/>
    <w:rsid w:val="00F1092A"/>
    <w:rsid w:val="00F10B04"/>
    <w:rsid w:val="00F11641"/>
    <w:rsid w:val="00F122EF"/>
    <w:rsid w:val="00F12BE8"/>
    <w:rsid w:val="00F13D04"/>
    <w:rsid w:val="00F14114"/>
    <w:rsid w:val="00F14207"/>
    <w:rsid w:val="00F14D96"/>
    <w:rsid w:val="00F1612F"/>
    <w:rsid w:val="00F16328"/>
    <w:rsid w:val="00F16D0B"/>
    <w:rsid w:val="00F17100"/>
    <w:rsid w:val="00F17CDB"/>
    <w:rsid w:val="00F20FDA"/>
    <w:rsid w:val="00F21354"/>
    <w:rsid w:val="00F2148A"/>
    <w:rsid w:val="00F21FC8"/>
    <w:rsid w:val="00F23897"/>
    <w:rsid w:val="00F251BD"/>
    <w:rsid w:val="00F25AFF"/>
    <w:rsid w:val="00F2642A"/>
    <w:rsid w:val="00F26FEE"/>
    <w:rsid w:val="00F3003A"/>
    <w:rsid w:val="00F300FD"/>
    <w:rsid w:val="00F318F7"/>
    <w:rsid w:val="00F33E0C"/>
    <w:rsid w:val="00F34931"/>
    <w:rsid w:val="00F34B09"/>
    <w:rsid w:val="00F36D50"/>
    <w:rsid w:val="00F370EF"/>
    <w:rsid w:val="00F405D3"/>
    <w:rsid w:val="00F40781"/>
    <w:rsid w:val="00F40A9A"/>
    <w:rsid w:val="00F4132E"/>
    <w:rsid w:val="00F446C1"/>
    <w:rsid w:val="00F45048"/>
    <w:rsid w:val="00F450A7"/>
    <w:rsid w:val="00F468D4"/>
    <w:rsid w:val="00F46D53"/>
    <w:rsid w:val="00F46F82"/>
    <w:rsid w:val="00F50505"/>
    <w:rsid w:val="00F513D6"/>
    <w:rsid w:val="00F527E1"/>
    <w:rsid w:val="00F53DC9"/>
    <w:rsid w:val="00F5406C"/>
    <w:rsid w:val="00F544AB"/>
    <w:rsid w:val="00F54CF6"/>
    <w:rsid w:val="00F54E61"/>
    <w:rsid w:val="00F56008"/>
    <w:rsid w:val="00F56222"/>
    <w:rsid w:val="00F57480"/>
    <w:rsid w:val="00F600DE"/>
    <w:rsid w:val="00F6021B"/>
    <w:rsid w:val="00F603AC"/>
    <w:rsid w:val="00F603D3"/>
    <w:rsid w:val="00F60EDD"/>
    <w:rsid w:val="00F610EF"/>
    <w:rsid w:val="00F6150D"/>
    <w:rsid w:val="00F617C5"/>
    <w:rsid w:val="00F623B5"/>
    <w:rsid w:val="00F6402A"/>
    <w:rsid w:val="00F64306"/>
    <w:rsid w:val="00F64DA8"/>
    <w:rsid w:val="00F65F70"/>
    <w:rsid w:val="00F66248"/>
    <w:rsid w:val="00F6634F"/>
    <w:rsid w:val="00F66B13"/>
    <w:rsid w:val="00F67224"/>
    <w:rsid w:val="00F6767F"/>
    <w:rsid w:val="00F67BAB"/>
    <w:rsid w:val="00F67C4F"/>
    <w:rsid w:val="00F70D05"/>
    <w:rsid w:val="00F70E56"/>
    <w:rsid w:val="00F70EAC"/>
    <w:rsid w:val="00F72BD8"/>
    <w:rsid w:val="00F73274"/>
    <w:rsid w:val="00F745C8"/>
    <w:rsid w:val="00F74694"/>
    <w:rsid w:val="00F74A9D"/>
    <w:rsid w:val="00F751C2"/>
    <w:rsid w:val="00F76CEF"/>
    <w:rsid w:val="00F80BE0"/>
    <w:rsid w:val="00F80C94"/>
    <w:rsid w:val="00F81A36"/>
    <w:rsid w:val="00F81D63"/>
    <w:rsid w:val="00F829CA"/>
    <w:rsid w:val="00F835A0"/>
    <w:rsid w:val="00F836E2"/>
    <w:rsid w:val="00F83BE4"/>
    <w:rsid w:val="00F83C50"/>
    <w:rsid w:val="00F83E06"/>
    <w:rsid w:val="00F8469C"/>
    <w:rsid w:val="00F85D4F"/>
    <w:rsid w:val="00F868C8"/>
    <w:rsid w:val="00F87259"/>
    <w:rsid w:val="00F87478"/>
    <w:rsid w:val="00F911B8"/>
    <w:rsid w:val="00F9273E"/>
    <w:rsid w:val="00F92835"/>
    <w:rsid w:val="00F92D06"/>
    <w:rsid w:val="00F92F66"/>
    <w:rsid w:val="00F9314B"/>
    <w:rsid w:val="00F935FC"/>
    <w:rsid w:val="00F93AA0"/>
    <w:rsid w:val="00F9436D"/>
    <w:rsid w:val="00F945AC"/>
    <w:rsid w:val="00F94B42"/>
    <w:rsid w:val="00F96512"/>
    <w:rsid w:val="00F96C10"/>
    <w:rsid w:val="00F96DDB"/>
    <w:rsid w:val="00F97A52"/>
    <w:rsid w:val="00F97BA4"/>
    <w:rsid w:val="00FA2EAB"/>
    <w:rsid w:val="00FA3768"/>
    <w:rsid w:val="00FA4BB7"/>
    <w:rsid w:val="00FA5040"/>
    <w:rsid w:val="00FA6634"/>
    <w:rsid w:val="00FA6A59"/>
    <w:rsid w:val="00FA7C45"/>
    <w:rsid w:val="00FB09DF"/>
    <w:rsid w:val="00FB161F"/>
    <w:rsid w:val="00FB175B"/>
    <w:rsid w:val="00FB17A6"/>
    <w:rsid w:val="00FB5759"/>
    <w:rsid w:val="00FB5D82"/>
    <w:rsid w:val="00FB70D5"/>
    <w:rsid w:val="00FB74A6"/>
    <w:rsid w:val="00FB76FC"/>
    <w:rsid w:val="00FC02F2"/>
    <w:rsid w:val="00FC0716"/>
    <w:rsid w:val="00FC1160"/>
    <w:rsid w:val="00FC1447"/>
    <w:rsid w:val="00FC19E6"/>
    <w:rsid w:val="00FC1A02"/>
    <w:rsid w:val="00FC1D09"/>
    <w:rsid w:val="00FC2AE9"/>
    <w:rsid w:val="00FC329E"/>
    <w:rsid w:val="00FC41CF"/>
    <w:rsid w:val="00FC4A37"/>
    <w:rsid w:val="00FC6527"/>
    <w:rsid w:val="00FC6AB0"/>
    <w:rsid w:val="00FD00F7"/>
    <w:rsid w:val="00FD0474"/>
    <w:rsid w:val="00FD0ADB"/>
    <w:rsid w:val="00FD0D56"/>
    <w:rsid w:val="00FD197A"/>
    <w:rsid w:val="00FD20EC"/>
    <w:rsid w:val="00FD2221"/>
    <w:rsid w:val="00FD22F0"/>
    <w:rsid w:val="00FD2ED5"/>
    <w:rsid w:val="00FD3BD7"/>
    <w:rsid w:val="00FD4510"/>
    <w:rsid w:val="00FD54DB"/>
    <w:rsid w:val="00FD553E"/>
    <w:rsid w:val="00FD5946"/>
    <w:rsid w:val="00FD6C92"/>
    <w:rsid w:val="00FD6FCE"/>
    <w:rsid w:val="00FE036A"/>
    <w:rsid w:val="00FE0DE3"/>
    <w:rsid w:val="00FE0F2B"/>
    <w:rsid w:val="00FE3BE0"/>
    <w:rsid w:val="00FE43C2"/>
    <w:rsid w:val="00FE6449"/>
    <w:rsid w:val="00FE6960"/>
    <w:rsid w:val="00FE7182"/>
    <w:rsid w:val="00FE7CBA"/>
    <w:rsid w:val="00FF015D"/>
    <w:rsid w:val="00FF138E"/>
    <w:rsid w:val="00FF1747"/>
    <w:rsid w:val="00FF2592"/>
    <w:rsid w:val="00FF25EE"/>
    <w:rsid w:val="00FF2BAF"/>
    <w:rsid w:val="00FF37A2"/>
    <w:rsid w:val="00FF3FE2"/>
    <w:rsid w:val="00FF4BAF"/>
    <w:rsid w:val="00FF54F2"/>
    <w:rsid w:val="00FF5A36"/>
    <w:rsid w:val="00FF5D0D"/>
    <w:rsid w:val="00FF6F16"/>
    <w:rsid w:val="00FF7B4F"/>
    <w:rsid w:val="766598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1E66F"/>
  <w15:chartTrackingRefBased/>
  <w15:docId w15:val="{9C74BB5A-E127-C24E-B9DA-C1306E051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3C9"/>
  </w:style>
  <w:style w:type="paragraph" w:styleId="Heading1">
    <w:name w:val="heading 1"/>
    <w:basedOn w:val="Normal"/>
    <w:next w:val="Normal"/>
    <w:link w:val="Heading1Char"/>
    <w:uiPriority w:val="9"/>
    <w:qFormat/>
    <w:rsid w:val="00314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8A1"/>
    <w:rPr>
      <w:rFonts w:eastAsiaTheme="majorEastAsia" w:cstheme="majorBidi"/>
      <w:color w:val="272727" w:themeColor="text1" w:themeTint="D8"/>
    </w:rPr>
  </w:style>
  <w:style w:type="paragraph" w:styleId="Title">
    <w:name w:val="Title"/>
    <w:basedOn w:val="Normal"/>
    <w:next w:val="Normal"/>
    <w:link w:val="TitleChar"/>
    <w:uiPriority w:val="10"/>
    <w:qFormat/>
    <w:rsid w:val="00314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8A1"/>
    <w:pPr>
      <w:spacing w:before="160"/>
      <w:jc w:val="center"/>
    </w:pPr>
    <w:rPr>
      <w:i/>
      <w:iCs/>
      <w:color w:val="404040" w:themeColor="text1" w:themeTint="BF"/>
    </w:rPr>
  </w:style>
  <w:style w:type="character" w:customStyle="1" w:styleId="QuoteChar">
    <w:name w:val="Quote Char"/>
    <w:basedOn w:val="DefaultParagraphFont"/>
    <w:link w:val="Quote"/>
    <w:uiPriority w:val="29"/>
    <w:rsid w:val="003148A1"/>
    <w:rPr>
      <w:i/>
      <w:iCs/>
      <w:color w:val="404040" w:themeColor="text1" w:themeTint="BF"/>
    </w:rPr>
  </w:style>
  <w:style w:type="paragraph" w:styleId="ListParagraph">
    <w:name w:val="List Paragraph"/>
    <w:basedOn w:val="Normal"/>
    <w:uiPriority w:val="34"/>
    <w:qFormat/>
    <w:rsid w:val="003148A1"/>
    <w:pPr>
      <w:ind w:left="720"/>
      <w:contextualSpacing/>
    </w:pPr>
  </w:style>
  <w:style w:type="character" w:styleId="IntenseEmphasis">
    <w:name w:val="Intense Emphasis"/>
    <w:basedOn w:val="DefaultParagraphFont"/>
    <w:uiPriority w:val="21"/>
    <w:qFormat/>
    <w:rsid w:val="003148A1"/>
    <w:rPr>
      <w:i/>
      <w:iCs/>
      <w:color w:val="0F4761" w:themeColor="accent1" w:themeShade="BF"/>
    </w:rPr>
  </w:style>
  <w:style w:type="paragraph" w:styleId="IntenseQuote">
    <w:name w:val="Intense Quote"/>
    <w:basedOn w:val="Normal"/>
    <w:next w:val="Normal"/>
    <w:link w:val="IntenseQuoteChar"/>
    <w:uiPriority w:val="30"/>
    <w:qFormat/>
    <w:rsid w:val="00314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8A1"/>
    <w:rPr>
      <w:i/>
      <w:iCs/>
      <w:color w:val="0F4761" w:themeColor="accent1" w:themeShade="BF"/>
    </w:rPr>
  </w:style>
  <w:style w:type="character" w:styleId="IntenseReference">
    <w:name w:val="Intense Reference"/>
    <w:basedOn w:val="DefaultParagraphFont"/>
    <w:uiPriority w:val="32"/>
    <w:qFormat/>
    <w:rsid w:val="003148A1"/>
    <w:rPr>
      <w:b/>
      <w:bCs/>
      <w:smallCaps/>
      <w:color w:val="0F4761" w:themeColor="accent1" w:themeShade="BF"/>
      <w:spacing w:val="5"/>
    </w:rPr>
  </w:style>
  <w:style w:type="character" w:styleId="Hyperlink">
    <w:name w:val="Hyperlink"/>
    <w:basedOn w:val="DefaultParagraphFont"/>
    <w:uiPriority w:val="99"/>
    <w:unhideWhenUsed/>
    <w:rsid w:val="004D2ADF"/>
    <w:rPr>
      <w:color w:val="467886" w:themeColor="hyperlink"/>
      <w:u w:val="single"/>
    </w:rPr>
  </w:style>
  <w:style w:type="character" w:styleId="UnresolvedMention">
    <w:name w:val="Unresolved Mention"/>
    <w:basedOn w:val="DefaultParagraphFont"/>
    <w:uiPriority w:val="99"/>
    <w:semiHidden/>
    <w:unhideWhenUsed/>
    <w:rsid w:val="004D2ADF"/>
    <w:rPr>
      <w:color w:val="605E5C"/>
      <w:shd w:val="clear" w:color="auto" w:fill="E1DFDD"/>
    </w:rPr>
  </w:style>
  <w:style w:type="character" w:styleId="PlaceholderText">
    <w:name w:val="Placeholder Text"/>
    <w:basedOn w:val="DefaultParagraphFont"/>
    <w:uiPriority w:val="99"/>
    <w:semiHidden/>
    <w:rsid w:val="00C63F73"/>
    <w:rPr>
      <w:color w:val="666666"/>
    </w:rPr>
  </w:style>
  <w:style w:type="paragraph" w:styleId="Caption">
    <w:name w:val="caption"/>
    <w:basedOn w:val="Normal"/>
    <w:next w:val="Normal"/>
    <w:uiPriority w:val="35"/>
    <w:unhideWhenUsed/>
    <w:qFormat/>
    <w:rsid w:val="00AB7BB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60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C81"/>
  </w:style>
  <w:style w:type="paragraph" w:styleId="Footer">
    <w:name w:val="footer"/>
    <w:basedOn w:val="Normal"/>
    <w:link w:val="FooterChar"/>
    <w:uiPriority w:val="99"/>
    <w:unhideWhenUsed/>
    <w:rsid w:val="00560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C81"/>
  </w:style>
  <w:style w:type="character" w:styleId="CommentReference">
    <w:name w:val="annotation reference"/>
    <w:basedOn w:val="DefaultParagraphFont"/>
    <w:uiPriority w:val="99"/>
    <w:semiHidden/>
    <w:unhideWhenUsed/>
    <w:rsid w:val="00485A3A"/>
    <w:rPr>
      <w:sz w:val="16"/>
      <w:szCs w:val="16"/>
    </w:rPr>
  </w:style>
  <w:style w:type="paragraph" w:styleId="CommentText">
    <w:name w:val="annotation text"/>
    <w:basedOn w:val="Normal"/>
    <w:link w:val="CommentTextChar"/>
    <w:uiPriority w:val="99"/>
    <w:unhideWhenUsed/>
    <w:rsid w:val="00485A3A"/>
    <w:pPr>
      <w:spacing w:line="240" w:lineRule="auto"/>
    </w:pPr>
    <w:rPr>
      <w:sz w:val="20"/>
      <w:szCs w:val="20"/>
    </w:rPr>
  </w:style>
  <w:style w:type="character" w:customStyle="1" w:styleId="CommentTextChar">
    <w:name w:val="Comment Text Char"/>
    <w:basedOn w:val="DefaultParagraphFont"/>
    <w:link w:val="CommentText"/>
    <w:uiPriority w:val="99"/>
    <w:rsid w:val="00485A3A"/>
    <w:rPr>
      <w:sz w:val="20"/>
      <w:szCs w:val="20"/>
    </w:rPr>
  </w:style>
  <w:style w:type="paragraph" w:styleId="CommentSubject">
    <w:name w:val="annotation subject"/>
    <w:basedOn w:val="CommentText"/>
    <w:next w:val="CommentText"/>
    <w:link w:val="CommentSubjectChar"/>
    <w:uiPriority w:val="99"/>
    <w:semiHidden/>
    <w:unhideWhenUsed/>
    <w:rsid w:val="00485A3A"/>
    <w:rPr>
      <w:b/>
      <w:bCs/>
    </w:rPr>
  </w:style>
  <w:style w:type="character" w:customStyle="1" w:styleId="CommentSubjectChar">
    <w:name w:val="Comment Subject Char"/>
    <w:basedOn w:val="CommentTextChar"/>
    <w:link w:val="CommentSubject"/>
    <w:uiPriority w:val="99"/>
    <w:semiHidden/>
    <w:rsid w:val="00485A3A"/>
    <w:rPr>
      <w:b/>
      <w:bCs/>
      <w:sz w:val="20"/>
      <w:szCs w:val="20"/>
    </w:rPr>
  </w:style>
  <w:style w:type="paragraph" w:styleId="Revision">
    <w:name w:val="Revision"/>
    <w:hidden/>
    <w:uiPriority w:val="99"/>
    <w:semiHidden/>
    <w:rsid w:val="00424343"/>
    <w:pPr>
      <w:spacing w:after="0" w:line="240" w:lineRule="auto"/>
    </w:pPr>
  </w:style>
  <w:style w:type="character" w:customStyle="1" w:styleId="apple-converted-space">
    <w:name w:val="apple-converted-space"/>
    <w:basedOn w:val="DefaultParagraphFont"/>
    <w:rsid w:val="007E457E"/>
  </w:style>
  <w:style w:type="table" w:styleId="TableGrid">
    <w:name w:val="Table Grid"/>
    <w:basedOn w:val="TableNormal"/>
    <w:uiPriority w:val="39"/>
    <w:rsid w:val="00482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ubmed.ncbi.nlm.nih.gov/27141937/"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pubmed.ncbi.nlm.nih.gov/25605792/" TargetMode="External"/><Relationship Id="rId20" Type="http://schemas.openxmlformats.org/officeDocument/2006/relationships/hyperlink" Target="https://pubmed.ncbi.nlm.nih.gov/2597551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pubmed.ncbi.nlm.nih.gov/39712644/"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3ca9a0b-0523-47c4-946e-ad85365e7b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D2748819F8354F803717BDB2EE7EB2" ma:contentTypeVersion="11" ma:contentTypeDescription="Create a new document." ma:contentTypeScope="" ma:versionID="a5e91f69c490c4f27fe2e560d8708f2b">
  <xsd:schema xmlns:xsd="http://www.w3.org/2001/XMLSchema" xmlns:xs="http://www.w3.org/2001/XMLSchema" xmlns:p="http://schemas.microsoft.com/office/2006/metadata/properties" xmlns:ns3="93ca9a0b-0523-47c4-946e-ad85365e7b2e" xmlns:ns4="bedf568a-90b4-4279-ad2f-9378b85b4dca" targetNamespace="http://schemas.microsoft.com/office/2006/metadata/properties" ma:root="true" ma:fieldsID="90d3c47721e1733f07791c98b26ff9e0" ns3:_="" ns4:_="">
    <xsd:import namespace="93ca9a0b-0523-47c4-946e-ad85365e7b2e"/>
    <xsd:import namespace="bedf568a-90b4-4279-ad2f-9378b85b4d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ca9a0b-0523-47c4-946e-ad85365e7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df568a-90b4-4279-ad2f-9378b85b4dc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83A6F-1C81-4770-AA34-E7718A24E840}">
  <ds:schemaRefs>
    <ds:schemaRef ds:uri="http://schemas.microsoft.com/office/2006/metadata/properties"/>
    <ds:schemaRef ds:uri="http://schemas.microsoft.com/office/infopath/2007/PartnerControls"/>
    <ds:schemaRef ds:uri="93ca9a0b-0523-47c4-946e-ad85365e7b2e"/>
  </ds:schemaRefs>
</ds:datastoreItem>
</file>

<file path=customXml/itemProps2.xml><?xml version="1.0" encoding="utf-8"?>
<ds:datastoreItem xmlns:ds="http://schemas.openxmlformats.org/officeDocument/2006/customXml" ds:itemID="{ECD1666D-8289-492A-8CFD-1A350A6566B4}">
  <ds:schemaRefs>
    <ds:schemaRef ds:uri="http://schemas.microsoft.com/sharepoint/v3/contenttype/forms"/>
  </ds:schemaRefs>
</ds:datastoreItem>
</file>

<file path=customXml/itemProps3.xml><?xml version="1.0" encoding="utf-8"?>
<ds:datastoreItem xmlns:ds="http://schemas.openxmlformats.org/officeDocument/2006/customXml" ds:itemID="{F9B8828B-CB80-4E3C-AD1B-7D2FB4AF4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ca9a0b-0523-47c4-946e-ad85365e7b2e"/>
    <ds:schemaRef ds:uri="bedf568a-90b4-4279-ad2f-9378b85b4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FAF747-8553-4570-B608-490827115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5684</Words>
  <Characters>32399</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Solivais</dc:creator>
  <cp:keywords/>
  <dc:description/>
  <cp:lastModifiedBy>Alexander Solivais</cp:lastModifiedBy>
  <cp:revision>3</cp:revision>
  <cp:lastPrinted>2026-02-13T19:33:00Z</cp:lastPrinted>
  <dcterms:created xsi:type="dcterms:W3CDTF">2026-05-08T15:50:00Z</dcterms:created>
  <dcterms:modified xsi:type="dcterms:W3CDTF">2026-05-08T15:54:00Z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0x010100CBD2748819F8354F803717BDB2EE7EB2</vt:lpwstr>
  </property>
</Properties>
</file>